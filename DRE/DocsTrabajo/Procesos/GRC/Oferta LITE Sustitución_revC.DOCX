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47B8" w:rsidRDefault="002E0173" w:rsidP="003F47B8">
      <w:pPr>
        <w:pStyle w:val="NOMBRE"/>
      </w:pPr>
      <w:r>
        <w:t xml:space="preserve">Oferta </w:t>
      </w:r>
      <w:r w:rsidR="009D1FCA">
        <w:t>________________</w:t>
      </w:r>
    </w:p>
    <w:p w:rsidR="002E0173" w:rsidRPr="002E0173" w:rsidRDefault="002E0173" w:rsidP="002E0173">
      <w:pPr>
        <w:pStyle w:val="GRUPO"/>
      </w:pPr>
    </w:p>
    <w:p w:rsidR="00385533" w:rsidRDefault="00385533" w:rsidP="00385533">
      <w:pPr>
        <w:ind w:right="277"/>
        <w:rPr>
          <w:b/>
          <w:sz w:val="20"/>
        </w:rPr>
      </w:pPr>
      <w:bookmarkStart w:id="0" w:name="_Toc220149632"/>
      <w:bookmarkStart w:id="1" w:name="_Toc287280705"/>
    </w:p>
    <w:p w:rsidR="00385533" w:rsidRPr="00CA6066" w:rsidRDefault="00385533" w:rsidP="00385533">
      <w:pPr>
        <w:pStyle w:val="Estilo1"/>
        <w:numPr>
          <w:ilvl w:val="0"/>
          <w:numId w:val="0"/>
        </w:numPr>
        <w:ind w:right="277"/>
        <w:rPr>
          <w:sz w:val="16"/>
          <w:szCs w:val="16"/>
        </w:rPr>
      </w:pPr>
    </w:p>
    <w:bookmarkEnd w:id="0"/>
    <w:bookmarkEnd w:id="1"/>
    <w:p w:rsidR="005F7997" w:rsidRDefault="005F7997" w:rsidP="00116364">
      <w:pPr>
        <w:numPr>
          <w:ilvl w:val="0"/>
          <w:numId w:val="4"/>
        </w:numPr>
        <w:ind w:left="0" w:right="277"/>
        <w:rPr>
          <w:b/>
          <w:sz w:val="20"/>
        </w:rPr>
      </w:pPr>
      <w:r>
        <w:rPr>
          <w:b/>
          <w:sz w:val="20"/>
        </w:rPr>
        <w:t>OBJETO</w:t>
      </w:r>
    </w:p>
    <w:p w:rsidR="002E0173" w:rsidRDefault="002E0173" w:rsidP="002E0173">
      <w:pPr>
        <w:pStyle w:val="Textoindependiente"/>
        <w:tabs>
          <w:tab w:val="left" w:pos="9071"/>
        </w:tabs>
        <w:ind w:right="-1"/>
        <w:rPr>
          <w:rFonts w:ascii="Arial" w:hAnsi="Arial" w:cs="Arial"/>
          <w:sz w:val="20"/>
        </w:rPr>
      </w:pPr>
      <w:r>
        <w:rPr>
          <w:rFonts w:ascii="Arial" w:hAnsi="Arial" w:cs="Arial"/>
          <w:sz w:val="20"/>
        </w:rPr>
        <w:t>El presente documento tiene por objeto definir y valorar las condiciones de compra-venta por parte de INGETEAM</w:t>
      </w:r>
      <w:r w:rsidR="00D65AD0">
        <w:rPr>
          <w:rFonts w:ascii="Arial" w:hAnsi="Arial" w:cs="Arial"/>
          <w:sz w:val="20"/>
        </w:rPr>
        <w:t xml:space="preserve"> POWER TECHNOLOGY</w:t>
      </w:r>
      <w:proofErr w:type="gramStart"/>
      <w:r w:rsidR="00D65AD0">
        <w:rPr>
          <w:rFonts w:ascii="Arial" w:hAnsi="Arial" w:cs="Arial"/>
          <w:sz w:val="20"/>
        </w:rPr>
        <w:t>,S.A</w:t>
      </w:r>
      <w:proofErr w:type="gramEnd"/>
      <w:r w:rsidR="00D65AD0">
        <w:rPr>
          <w:rFonts w:ascii="Arial" w:hAnsi="Arial" w:cs="Arial"/>
          <w:sz w:val="20"/>
        </w:rPr>
        <w:t>.</w:t>
      </w:r>
      <w:r>
        <w:rPr>
          <w:rFonts w:ascii="Arial" w:hAnsi="Arial" w:cs="Arial"/>
          <w:sz w:val="20"/>
        </w:rPr>
        <w:t xml:space="preserve"> (en adelante INGETEAM) en relación al suministro de inversores </w:t>
      </w:r>
      <w:proofErr w:type="spellStart"/>
      <w:r>
        <w:rPr>
          <w:rFonts w:ascii="Arial" w:hAnsi="Arial" w:cs="Arial"/>
          <w:sz w:val="20"/>
        </w:rPr>
        <w:t>Ingecon</w:t>
      </w:r>
      <w:proofErr w:type="spellEnd"/>
      <w:r>
        <w:rPr>
          <w:rFonts w:ascii="Arial" w:hAnsi="Arial" w:cs="Arial"/>
          <w:sz w:val="20"/>
        </w:rPr>
        <w:t xml:space="preserve"> </w:t>
      </w:r>
      <w:proofErr w:type="spellStart"/>
      <w:r>
        <w:rPr>
          <w:rFonts w:ascii="Arial" w:hAnsi="Arial" w:cs="Arial"/>
          <w:sz w:val="20"/>
        </w:rPr>
        <w:t>Sun</w:t>
      </w:r>
      <w:proofErr w:type="spellEnd"/>
      <w:r>
        <w:rPr>
          <w:rFonts w:ascii="Arial" w:hAnsi="Arial" w:cs="Arial"/>
          <w:sz w:val="20"/>
        </w:rPr>
        <w:t xml:space="preserve"> LITE, como alternativa al presupuesto de reparación </w:t>
      </w:r>
      <w:r w:rsidR="00550052">
        <w:rPr>
          <w:rFonts w:ascii="Arial" w:hAnsi="Arial" w:cs="Arial"/>
          <w:sz w:val="20"/>
        </w:rPr>
        <w:t>de fecha</w:t>
      </w:r>
      <w:r w:rsidR="00467869">
        <w:rPr>
          <w:rFonts w:ascii="Arial" w:hAnsi="Arial" w:cs="Arial"/>
          <w:sz w:val="20"/>
        </w:rPr>
        <w:t xml:space="preserve"> </w:t>
      </w:r>
    </w:p>
    <w:p w:rsidR="0094103B" w:rsidRPr="002E0173" w:rsidRDefault="0094103B" w:rsidP="0094103B">
      <w:pPr>
        <w:pStyle w:val="Texto1"/>
        <w:tabs>
          <w:tab w:val="right" w:leader="dot" w:pos="6521"/>
          <w:tab w:val="right" w:pos="8505"/>
        </w:tabs>
        <w:ind w:right="277"/>
        <w:jc w:val="both"/>
        <w:rPr>
          <w:rFonts w:cs="Arial"/>
          <w:b/>
          <w:i/>
          <w:sz w:val="20"/>
          <w:lang w:eastAsia="es-ES"/>
        </w:rPr>
      </w:pPr>
      <w:r w:rsidRPr="002E0173">
        <w:rPr>
          <w:rFonts w:cs="Arial"/>
          <w:b/>
          <w:i/>
          <w:sz w:val="20"/>
          <w:lang w:eastAsia="es-ES"/>
        </w:rPr>
        <w:t xml:space="preserve">En caso de que se sustituya un equipo con transformador de aislamiento galvánico por un nuevo equipo sin transformador, INGETEAM recomienda la instalación de un interruptor diferencial de 300 </w:t>
      </w:r>
      <w:proofErr w:type="spellStart"/>
      <w:r w:rsidRPr="002E0173">
        <w:rPr>
          <w:rFonts w:cs="Arial"/>
          <w:b/>
          <w:i/>
          <w:sz w:val="20"/>
          <w:lang w:eastAsia="es-ES"/>
        </w:rPr>
        <w:t>mA</w:t>
      </w:r>
      <w:proofErr w:type="spellEnd"/>
      <w:r w:rsidRPr="002E0173">
        <w:rPr>
          <w:rFonts w:cs="Arial"/>
          <w:b/>
          <w:i/>
          <w:sz w:val="20"/>
          <w:lang w:eastAsia="es-ES"/>
        </w:rPr>
        <w:t xml:space="preserve"> de sensibilidad.</w:t>
      </w:r>
    </w:p>
    <w:p w:rsidR="0094103B" w:rsidRDefault="0094103B" w:rsidP="005F7997">
      <w:pPr>
        <w:pStyle w:val="Textoindependiente"/>
        <w:tabs>
          <w:tab w:val="left" w:pos="9071"/>
        </w:tabs>
        <w:ind w:right="-1"/>
        <w:rPr>
          <w:rFonts w:ascii="Arial" w:hAnsi="Arial" w:cs="Arial"/>
          <w:sz w:val="20"/>
        </w:rPr>
      </w:pPr>
    </w:p>
    <w:p w:rsidR="005F7997" w:rsidRPr="004E3932" w:rsidRDefault="005F7997" w:rsidP="005F7997">
      <w:pPr>
        <w:pStyle w:val="Textoindependiente"/>
        <w:tabs>
          <w:tab w:val="left" w:pos="9071"/>
        </w:tabs>
        <w:ind w:right="-1"/>
        <w:rPr>
          <w:rFonts w:ascii="Arial" w:hAnsi="Arial" w:cs="Arial"/>
          <w:strike/>
          <w:sz w:val="20"/>
          <w:highlight w:val="yellow"/>
        </w:rPr>
      </w:pPr>
    </w:p>
    <w:p w:rsidR="00D66576" w:rsidRDefault="005F7997" w:rsidP="00116364">
      <w:pPr>
        <w:numPr>
          <w:ilvl w:val="0"/>
          <w:numId w:val="4"/>
        </w:numPr>
        <w:ind w:left="0" w:right="277"/>
        <w:rPr>
          <w:b/>
          <w:sz w:val="20"/>
        </w:rPr>
      </w:pPr>
      <w:r w:rsidRPr="00D66576">
        <w:rPr>
          <w:b/>
          <w:sz w:val="20"/>
        </w:rPr>
        <w:t xml:space="preserve">ALCANCE </w:t>
      </w:r>
    </w:p>
    <w:p w:rsidR="005F7997" w:rsidRPr="00D66576" w:rsidRDefault="005F7997" w:rsidP="00D66576">
      <w:pPr>
        <w:pStyle w:val="Textoindependiente"/>
        <w:tabs>
          <w:tab w:val="left" w:pos="9071"/>
        </w:tabs>
        <w:ind w:right="-1"/>
        <w:rPr>
          <w:rFonts w:ascii="Arial" w:hAnsi="Arial" w:cs="Arial"/>
          <w:sz w:val="20"/>
        </w:rPr>
      </w:pPr>
      <w:r w:rsidRPr="00D66576">
        <w:rPr>
          <w:rFonts w:ascii="Arial" w:hAnsi="Arial" w:cs="Arial"/>
          <w:sz w:val="20"/>
        </w:rPr>
        <w:t>Nuestro suministro incluye:</w:t>
      </w:r>
    </w:p>
    <w:p w:rsidR="005F7997" w:rsidRPr="008E58CD" w:rsidRDefault="005F7997" w:rsidP="005F7997">
      <w:pPr>
        <w:ind w:right="277"/>
        <w:rPr>
          <w:b/>
          <w:sz w:val="20"/>
        </w:rPr>
      </w:pPr>
    </w:p>
    <w:p w:rsidR="00243E98" w:rsidRPr="00984CF6" w:rsidRDefault="00F219BA" w:rsidP="00116364">
      <w:pPr>
        <w:pStyle w:val="Texto1"/>
        <w:numPr>
          <w:ilvl w:val="0"/>
          <w:numId w:val="6"/>
        </w:numPr>
        <w:spacing w:before="0"/>
        <w:ind w:right="277"/>
        <w:rPr>
          <w:rFonts w:cs="Arial"/>
          <w:sz w:val="20"/>
          <w:lang w:val="es-ES"/>
        </w:rPr>
      </w:pPr>
      <w:r w:rsidRPr="00984CF6">
        <w:rPr>
          <w:rFonts w:cs="Arial"/>
          <w:sz w:val="20"/>
          <w:lang w:val="es-ES"/>
        </w:rPr>
        <w:t>Inversor</w:t>
      </w:r>
      <w:r w:rsidR="00C017F0" w:rsidRPr="00984CF6">
        <w:rPr>
          <w:rFonts w:cs="Arial"/>
          <w:sz w:val="20"/>
          <w:lang w:val="es-ES"/>
        </w:rPr>
        <w:t>es</w:t>
      </w:r>
      <w:r w:rsidRPr="00984CF6">
        <w:rPr>
          <w:rFonts w:cs="Arial"/>
          <w:sz w:val="20"/>
          <w:lang w:val="es-ES"/>
        </w:rPr>
        <w:t xml:space="preserve"> </w:t>
      </w:r>
      <w:r w:rsidR="003858AC" w:rsidRPr="00984CF6">
        <w:rPr>
          <w:rFonts w:cs="Arial"/>
          <w:sz w:val="20"/>
          <w:lang w:val="es-ES"/>
        </w:rPr>
        <w:t>monofásico</w:t>
      </w:r>
      <w:r w:rsidR="00563732" w:rsidRPr="00984CF6">
        <w:rPr>
          <w:rFonts w:cs="Arial"/>
          <w:sz w:val="20"/>
          <w:lang w:val="es-ES"/>
        </w:rPr>
        <w:t>s</w:t>
      </w:r>
      <w:r w:rsidR="003858AC" w:rsidRPr="00984CF6">
        <w:rPr>
          <w:rFonts w:cs="Arial"/>
          <w:sz w:val="20"/>
          <w:lang w:val="es-ES"/>
        </w:rPr>
        <w:t xml:space="preserve"> </w:t>
      </w:r>
      <w:r w:rsidR="003A1EBE" w:rsidRPr="00984CF6">
        <w:rPr>
          <w:rFonts w:cs="Arial"/>
          <w:sz w:val="20"/>
          <w:lang w:val="es-ES"/>
        </w:rPr>
        <w:t xml:space="preserve">INGECON SUN </w:t>
      </w:r>
      <w:r w:rsidR="003858AC" w:rsidRPr="00984CF6">
        <w:rPr>
          <w:rFonts w:cs="Arial"/>
          <w:sz w:val="20"/>
          <w:lang w:val="es-ES"/>
        </w:rPr>
        <w:t>LITE</w:t>
      </w:r>
      <w:r w:rsidR="00D66576">
        <w:rPr>
          <w:rFonts w:cs="Arial"/>
          <w:sz w:val="20"/>
          <w:lang w:val="es-ES"/>
        </w:rPr>
        <w:t xml:space="preserve"> sin transformador</w:t>
      </w:r>
    </w:p>
    <w:p w:rsidR="005F7997" w:rsidRPr="008E58CD" w:rsidRDefault="005F7997" w:rsidP="00116364">
      <w:pPr>
        <w:pStyle w:val="Texto1"/>
        <w:numPr>
          <w:ilvl w:val="0"/>
          <w:numId w:val="6"/>
        </w:numPr>
        <w:spacing w:before="0"/>
        <w:ind w:right="277"/>
        <w:rPr>
          <w:rFonts w:cs="Arial"/>
          <w:sz w:val="20"/>
        </w:rPr>
      </w:pPr>
      <w:r w:rsidRPr="008E58CD">
        <w:rPr>
          <w:rFonts w:cs="Arial"/>
          <w:sz w:val="20"/>
        </w:rPr>
        <w:t>Embalaje y expedición de los equipos.</w:t>
      </w:r>
      <w:r w:rsidR="006B7A8F">
        <w:rPr>
          <w:rFonts w:cs="Arial"/>
          <w:sz w:val="20"/>
        </w:rPr>
        <w:t xml:space="preserve"> </w:t>
      </w:r>
    </w:p>
    <w:p w:rsidR="005F7997" w:rsidRPr="008E58CD" w:rsidRDefault="005F7997" w:rsidP="00116364">
      <w:pPr>
        <w:pStyle w:val="Texto1"/>
        <w:numPr>
          <w:ilvl w:val="0"/>
          <w:numId w:val="6"/>
        </w:numPr>
        <w:spacing w:before="0"/>
        <w:ind w:right="277"/>
        <w:rPr>
          <w:rFonts w:cs="Arial"/>
          <w:sz w:val="20"/>
        </w:rPr>
      </w:pPr>
      <w:r w:rsidRPr="008E58CD">
        <w:rPr>
          <w:rFonts w:cs="Arial"/>
          <w:sz w:val="20"/>
        </w:rPr>
        <w:t xml:space="preserve">Transporte </w:t>
      </w:r>
      <w:r w:rsidR="003A1EBE">
        <w:rPr>
          <w:rFonts w:cs="Arial"/>
          <w:sz w:val="20"/>
        </w:rPr>
        <w:t xml:space="preserve"> en península (Descarga no incluida)</w:t>
      </w:r>
    </w:p>
    <w:p w:rsidR="005F7997" w:rsidRDefault="005F7997" w:rsidP="00116364">
      <w:pPr>
        <w:pStyle w:val="Texto1"/>
        <w:numPr>
          <w:ilvl w:val="0"/>
          <w:numId w:val="6"/>
        </w:numPr>
        <w:spacing w:before="0"/>
        <w:ind w:right="277"/>
        <w:rPr>
          <w:rFonts w:cs="Arial"/>
          <w:sz w:val="20"/>
        </w:rPr>
      </w:pPr>
      <w:r w:rsidRPr="008E58CD">
        <w:rPr>
          <w:rFonts w:cs="Arial"/>
          <w:sz w:val="20"/>
        </w:rPr>
        <w:t>Documentación técnica, manuales y certificados.</w:t>
      </w:r>
    </w:p>
    <w:p w:rsidR="00D66576" w:rsidRDefault="00D66576" w:rsidP="00116364">
      <w:pPr>
        <w:pStyle w:val="Texto1"/>
        <w:numPr>
          <w:ilvl w:val="0"/>
          <w:numId w:val="6"/>
        </w:numPr>
        <w:spacing w:before="0"/>
        <w:ind w:right="277"/>
        <w:rPr>
          <w:rFonts w:cs="Arial"/>
          <w:sz w:val="20"/>
        </w:rPr>
      </w:pPr>
      <w:r>
        <w:rPr>
          <w:rFonts w:cs="Arial"/>
          <w:sz w:val="20"/>
        </w:rPr>
        <w:t>5 años de garantía</w:t>
      </w:r>
    </w:p>
    <w:p w:rsidR="002E0173" w:rsidRDefault="002E0173" w:rsidP="002E0173">
      <w:pPr>
        <w:pStyle w:val="Texto1"/>
        <w:spacing w:before="0"/>
        <w:ind w:right="277"/>
        <w:jc w:val="both"/>
        <w:rPr>
          <w:rFonts w:cs="Arial"/>
          <w:sz w:val="20"/>
        </w:rPr>
      </w:pPr>
    </w:p>
    <w:p w:rsidR="002E0173" w:rsidRDefault="002E0173" w:rsidP="002E0173">
      <w:pPr>
        <w:tabs>
          <w:tab w:val="left" w:pos="426"/>
          <w:tab w:val="left" w:pos="4820"/>
          <w:tab w:val="left" w:pos="5387"/>
          <w:tab w:val="left" w:pos="9071"/>
        </w:tabs>
        <w:ind w:right="277"/>
        <w:jc w:val="both"/>
        <w:rPr>
          <w:rFonts w:cs="Arial"/>
          <w:b/>
          <w:sz w:val="20"/>
        </w:rPr>
      </w:pPr>
    </w:p>
    <w:p w:rsidR="002E0173" w:rsidRDefault="002E0173" w:rsidP="002E0173">
      <w:pPr>
        <w:numPr>
          <w:ilvl w:val="0"/>
          <w:numId w:val="4"/>
        </w:numPr>
        <w:ind w:left="0" w:right="277"/>
        <w:jc w:val="both"/>
        <w:rPr>
          <w:rFonts w:cs="Arial"/>
          <w:b/>
          <w:sz w:val="20"/>
        </w:rPr>
      </w:pPr>
      <w:r>
        <w:rPr>
          <w:rFonts w:cs="Arial"/>
          <w:b/>
          <w:sz w:val="20"/>
        </w:rPr>
        <w:t>EXCLUSIONES</w:t>
      </w:r>
    </w:p>
    <w:p w:rsidR="002E0173" w:rsidRDefault="002E0173" w:rsidP="002E0173">
      <w:pPr>
        <w:pStyle w:val="Texto1"/>
        <w:spacing w:before="0"/>
        <w:ind w:right="277"/>
        <w:jc w:val="both"/>
        <w:rPr>
          <w:rFonts w:cs="Arial"/>
          <w:sz w:val="20"/>
        </w:rPr>
      </w:pPr>
      <w:r>
        <w:rPr>
          <w:rFonts w:cs="Arial"/>
          <w:sz w:val="20"/>
        </w:rPr>
        <w:t>Queda expresamente excluido todo elemento no indicado en esta oferta y en particular:</w:t>
      </w:r>
    </w:p>
    <w:p w:rsidR="002E0173" w:rsidRPr="002E0173" w:rsidRDefault="002E0173" w:rsidP="002E0173">
      <w:pPr>
        <w:pStyle w:val="Texto1"/>
        <w:numPr>
          <w:ilvl w:val="0"/>
          <w:numId w:val="6"/>
        </w:numPr>
        <w:spacing w:before="0"/>
        <w:ind w:right="277"/>
        <w:rPr>
          <w:rFonts w:cs="Arial"/>
          <w:sz w:val="20"/>
          <w:lang w:val="es-ES"/>
        </w:rPr>
      </w:pPr>
      <w:r w:rsidRPr="002E0173">
        <w:rPr>
          <w:rFonts w:cs="Arial"/>
          <w:sz w:val="20"/>
          <w:lang w:val="es-ES"/>
        </w:rPr>
        <w:t>Ubicación y montaje de los suministros en su emplazamiento final.</w:t>
      </w:r>
    </w:p>
    <w:p w:rsidR="002E0173" w:rsidRPr="002E0173" w:rsidRDefault="002E0173" w:rsidP="002E0173">
      <w:pPr>
        <w:pStyle w:val="Texto1"/>
        <w:numPr>
          <w:ilvl w:val="0"/>
          <w:numId w:val="6"/>
        </w:numPr>
        <w:spacing w:before="0"/>
        <w:ind w:right="277"/>
        <w:rPr>
          <w:rFonts w:cs="Arial"/>
          <w:sz w:val="20"/>
          <w:lang w:val="es-ES"/>
        </w:rPr>
      </w:pPr>
      <w:r w:rsidRPr="002E0173">
        <w:rPr>
          <w:rFonts w:cs="Arial"/>
          <w:sz w:val="20"/>
          <w:lang w:val="es-ES"/>
        </w:rPr>
        <w:t>Obra civil.</w:t>
      </w:r>
    </w:p>
    <w:p w:rsidR="002E0173" w:rsidRPr="002E0173" w:rsidRDefault="002E0173" w:rsidP="002E0173">
      <w:pPr>
        <w:pStyle w:val="Texto1"/>
        <w:numPr>
          <w:ilvl w:val="0"/>
          <w:numId w:val="6"/>
        </w:numPr>
        <w:spacing w:before="0"/>
        <w:ind w:right="277"/>
        <w:rPr>
          <w:rFonts w:cs="Arial"/>
          <w:sz w:val="20"/>
          <w:lang w:val="es-ES"/>
        </w:rPr>
      </w:pPr>
      <w:r w:rsidRPr="002E0173">
        <w:rPr>
          <w:rFonts w:cs="Arial"/>
          <w:sz w:val="20"/>
          <w:lang w:val="es-ES"/>
        </w:rPr>
        <w:t>Suministro de paneles fotovoltaicos y sus estructuras soporte.</w:t>
      </w:r>
    </w:p>
    <w:p w:rsidR="002E0173" w:rsidRPr="002E0173" w:rsidRDefault="002E0173" w:rsidP="002E0173">
      <w:pPr>
        <w:pStyle w:val="Texto1"/>
        <w:numPr>
          <w:ilvl w:val="0"/>
          <w:numId w:val="6"/>
        </w:numPr>
        <w:spacing w:before="0"/>
        <w:ind w:right="277"/>
        <w:rPr>
          <w:rFonts w:cs="Arial"/>
          <w:sz w:val="20"/>
          <w:lang w:val="es-ES"/>
        </w:rPr>
      </w:pPr>
      <w:r w:rsidRPr="002E0173">
        <w:rPr>
          <w:rFonts w:cs="Arial"/>
          <w:sz w:val="20"/>
          <w:lang w:val="es-ES"/>
        </w:rPr>
        <w:t>Interconexiones y cableados exteriores a los suministros.</w:t>
      </w:r>
    </w:p>
    <w:p w:rsidR="002E0173" w:rsidRPr="002E0173" w:rsidRDefault="002E0173" w:rsidP="002E0173">
      <w:pPr>
        <w:pStyle w:val="Texto1"/>
        <w:numPr>
          <w:ilvl w:val="0"/>
          <w:numId w:val="6"/>
        </w:numPr>
        <w:spacing w:before="0"/>
        <w:ind w:right="277"/>
        <w:rPr>
          <w:rFonts w:cs="Arial"/>
          <w:sz w:val="20"/>
          <w:lang w:val="es-ES"/>
        </w:rPr>
      </w:pPr>
      <w:r w:rsidRPr="002E0173">
        <w:rPr>
          <w:rFonts w:cs="Arial"/>
          <w:sz w:val="20"/>
          <w:lang w:val="es-ES"/>
        </w:rPr>
        <w:t>Puesta en marcha (si es requerida, se facturará según tarifa vigente por administración).</w:t>
      </w:r>
    </w:p>
    <w:p w:rsidR="002E0173" w:rsidRPr="002E0173" w:rsidRDefault="002E0173" w:rsidP="002E0173">
      <w:pPr>
        <w:pStyle w:val="Texto1"/>
        <w:numPr>
          <w:ilvl w:val="0"/>
          <w:numId w:val="6"/>
        </w:numPr>
        <w:spacing w:before="0"/>
        <w:ind w:right="277"/>
        <w:rPr>
          <w:rFonts w:cs="Arial"/>
          <w:sz w:val="20"/>
          <w:lang w:val="es-ES"/>
        </w:rPr>
      </w:pPr>
      <w:r w:rsidRPr="002E0173">
        <w:rPr>
          <w:rFonts w:cs="Arial"/>
          <w:sz w:val="20"/>
          <w:lang w:val="es-ES"/>
        </w:rPr>
        <w:t>Descarga de los inversores</w:t>
      </w:r>
    </w:p>
    <w:p w:rsidR="002E0173" w:rsidRDefault="002E0173" w:rsidP="002E0173">
      <w:pPr>
        <w:pStyle w:val="Texto1"/>
        <w:spacing w:before="0"/>
        <w:ind w:right="277"/>
        <w:rPr>
          <w:rFonts w:cs="Arial"/>
          <w:sz w:val="20"/>
        </w:rPr>
      </w:pPr>
    </w:p>
    <w:p w:rsidR="00D66576" w:rsidRPr="002E0173" w:rsidRDefault="002E0173" w:rsidP="002E0173">
      <w:pPr>
        <w:numPr>
          <w:ilvl w:val="0"/>
          <w:numId w:val="4"/>
        </w:numPr>
        <w:ind w:left="0" w:right="277"/>
        <w:jc w:val="both"/>
        <w:rPr>
          <w:rFonts w:cs="Arial"/>
          <w:b/>
          <w:sz w:val="20"/>
        </w:rPr>
      </w:pPr>
      <w:r w:rsidRPr="002E0173">
        <w:rPr>
          <w:rFonts w:cs="Arial"/>
          <w:b/>
          <w:sz w:val="20"/>
        </w:rPr>
        <w:t>PRECIO UNITARIO DE COMPRA</w:t>
      </w:r>
    </w:p>
    <w:p w:rsidR="00AD5DD1" w:rsidRDefault="00AD5DD1" w:rsidP="00AD5DD1">
      <w:pPr>
        <w:ind w:right="277"/>
        <w:rPr>
          <w:b/>
          <w:sz w:val="20"/>
        </w:rPr>
      </w:pPr>
    </w:p>
    <w:tbl>
      <w:tblPr>
        <w:tblW w:w="9502" w:type="dxa"/>
        <w:tblInd w:w="-34" w:type="dxa"/>
        <w:tblCellMar>
          <w:left w:w="0" w:type="dxa"/>
          <w:right w:w="0" w:type="dxa"/>
        </w:tblCellMar>
        <w:tblLook w:val="04A0"/>
      </w:tblPr>
      <w:tblGrid>
        <w:gridCol w:w="4962"/>
        <w:gridCol w:w="1423"/>
        <w:gridCol w:w="1493"/>
        <w:gridCol w:w="1624"/>
      </w:tblGrid>
      <w:tr w:rsidR="00210478" w:rsidTr="005836E6">
        <w:trPr>
          <w:trHeight w:val="135"/>
        </w:trPr>
        <w:tc>
          <w:tcPr>
            <w:tcW w:w="4962" w:type="dxa"/>
            <w:vMerge w:val="restart"/>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rsidR="00210478" w:rsidRDefault="00210478" w:rsidP="00B94F7C">
            <w:pPr>
              <w:ind w:right="277"/>
              <w:jc w:val="both"/>
              <w:rPr>
                <w:rFonts w:eastAsiaTheme="minorHAnsi" w:cs="Arial"/>
                <w:b/>
                <w:bCs/>
                <w:color w:val="FFFFFF"/>
                <w:sz w:val="20"/>
              </w:rPr>
            </w:pPr>
            <w:r>
              <w:rPr>
                <w:b/>
                <w:bCs/>
                <w:color w:val="FFFFFF"/>
                <w:sz w:val="20"/>
              </w:rPr>
              <w:t xml:space="preserve">DESCRIPCIÓN: </w:t>
            </w:r>
            <w:r>
              <w:rPr>
                <w:color w:val="FFFFFF"/>
                <w:sz w:val="20"/>
              </w:rPr>
              <w:t xml:space="preserve">inversor monofásico de conexión a red, </w:t>
            </w:r>
            <w:r>
              <w:rPr>
                <w:b/>
                <w:color w:val="FFFFFF"/>
                <w:sz w:val="20"/>
                <w:u w:val="single"/>
              </w:rPr>
              <w:t>CON TRANSFORMADOR</w:t>
            </w:r>
            <w:r>
              <w:rPr>
                <w:color w:val="FFFFFF"/>
                <w:sz w:val="20"/>
              </w:rPr>
              <w:t xml:space="preserve"> Seccionador DC no incluido</w:t>
            </w:r>
            <w:proofErr w:type="gramStart"/>
            <w:r>
              <w:rPr>
                <w:color w:val="FFFFFF"/>
                <w:sz w:val="20"/>
              </w:rPr>
              <w:t>,.</w:t>
            </w:r>
            <w:proofErr w:type="gramEnd"/>
            <w:r>
              <w:rPr>
                <w:color w:val="FFFFFF"/>
                <w:sz w:val="20"/>
              </w:rPr>
              <w:t xml:space="preserve"> Tarjeta RS485 incluida.</w:t>
            </w:r>
          </w:p>
        </w:tc>
        <w:tc>
          <w:tcPr>
            <w:tcW w:w="1423" w:type="dxa"/>
            <w:vMerge w:val="restart"/>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vAlign w:val="center"/>
            <w:hideMark/>
          </w:tcPr>
          <w:p w:rsidR="00210478" w:rsidRDefault="00210478" w:rsidP="00B94F7C">
            <w:pPr>
              <w:ind w:right="277"/>
              <w:jc w:val="center"/>
              <w:rPr>
                <w:rFonts w:eastAsiaTheme="minorHAnsi" w:cs="Arial"/>
                <w:b/>
                <w:bCs/>
                <w:color w:val="FFFFFF"/>
                <w:sz w:val="20"/>
              </w:rPr>
            </w:pPr>
            <w:r>
              <w:rPr>
                <w:b/>
                <w:bCs/>
                <w:color w:val="FFFFFF"/>
                <w:sz w:val="20"/>
              </w:rPr>
              <w:t xml:space="preserve">Precio </w:t>
            </w:r>
            <w:proofErr w:type="spellStart"/>
            <w:r>
              <w:rPr>
                <w:b/>
                <w:bCs/>
                <w:color w:val="FFFFFF"/>
                <w:sz w:val="20"/>
              </w:rPr>
              <w:t>Ud</w:t>
            </w:r>
            <w:proofErr w:type="spellEnd"/>
            <w:r>
              <w:rPr>
                <w:b/>
                <w:bCs/>
                <w:color w:val="FFFFFF"/>
                <w:sz w:val="20"/>
              </w:rPr>
              <w:t xml:space="preserve"> (€)</w:t>
            </w:r>
          </w:p>
        </w:tc>
        <w:tc>
          <w:tcPr>
            <w:tcW w:w="1493"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hideMark/>
          </w:tcPr>
          <w:p w:rsidR="00210478" w:rsidRDefault="00210478" w:rsidP="00B94F7C">
            <w:pPr>
              <w:ind w:right="277"/>
              <w:jc w:val="center"/>
              <w:rPr>
                <w:rFonts w:eastAsiaTheme="minorHAnsi" w:cs="Arial"/>
                <w:b/>
                <w:bCs/>
                <w:color w:val="FFFFFF"/>
                <w:sz w:val="20"/>
              </w:rPr>
            </w:pPr>
            <w:r>
              <w:rPr>
                <w:b/>
                <w:bCs/>
                <w:color w:val="FFFFFF"/>
                <w:sz w:val="20"/>
              </w:rPr>
              <w:t>MC3</w:t>
            </w:r>
          </w:p>
        </w:tc>
        <w:tc>
          <w:tcPr>
            <w:tcW w:w="1624"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hideMark/>
          </w:tcPr>
          <w:p w:rsidR="00210478" w:rsidRDefault="00210478" w:rsidP="00B94F7C">
            <w:pPr>
              <w:ind w:right="277"/>
              <w:jc w:val="center"/>
              <w:rPr>
                <w:rFonts w:eastAsiaTheme="minorHAnsi" w:cs="Arial"/>
                <w:b/>
                <w:bCs/>
                <w:color w:val="FFFFFF"/>
                <w:sz w:val="20"/>
              </w:rPr>
            </w:pPr>
            <w:r>
              <w:rPr>
                <w:b/>
                <w:bCs/>
                <w:color w:val="FFFFFF"/>
                <w:sz w:val="20"/>
              </w:rPr>
              <w:t>MC4</w:t>
            </w:r>
          </w:p>
        </w:tc>
      </w:tr>
      <w:tr w:rsidR="00210478" w:rsidTr="005836E6">
        <w:trPr>
          <w:trHeight w:val="135"/>
        </w:trPr>
        <w:tc>
          <w:tcPr>
            <w:tcW w:w="4962" w:type="dxa"/>
            <w:vMerge/>
            <w:tcBorders>
              <w:top w:val="single" w:sz="8" w:space="0" w:color="auto"/>
              <w:left w:val="single" w:sz="8" w:space="0" w:color="auto"/>
              <w:bottom w:val="single" w:sz="8" w:space="0" w:color="auto"/>
              <w:right w:val="single" w:sz="8" w:space="0" w:color="auto"/>
            </w:tcBorders>
            <w:vAlign w:val="center"/>
            <w:hideMark/>
          </w:tcPr>
          <w:p w:rsidR="00210478" w:rsidRDefault="00210478" w:rsidP="00B94F7C">
            <w:pPr>
              <w:rPr>
                <w:rFonts w:eastAsiaTheme="minorHAnsi" w:cs="Arial"/>
                <w:b/>
                <w:bCs/>
                <w:color w:val="FFFFFF"/>
                <w:sz w:val="20"/>
              </w:rPr>
            </w:pPr>
          </w:p>
        </w:tc>
        <w:tc>
          <w:tcPr>
            <w:tcW w:w="1423" w:type="dxa"/>
            <w:vMerge/>
            <w:tcBorders>
              <w:top w:val="single" w:sz="8" w:space="0" w:color="auto"/>
              <w:left w:val="nil"/>
              <w:bottom w:val="single" w:sz="8" w:space="0" w:color="auto"/>
              <w:right w:val="single" w:sz="8" w:space="0" w:color="auto"/>
            </w:tcBorders>
            <w:vAlign w:val="center"/>
            <w:hideMark/>
          </w:tcPr>
          <w:p w:rsidR="00210478" w:rsidRDefault="00210478" w:rsidP="00B94F7C">
            <w:pPr>
              <w:rPr>
                <w:rFonts w:eastAsiaTheme="minorHAnsi" w:cs="Arial"/>
                <w:b/>
                <w:bCs/>
                <w:color w:val="FFFFFF"/>
                <w:sz w:val="20"/>
              </w:rPr>
            </w:pPr>
          </w:p>
        </w:tc>
        <w:tc>
          <w:tcPr>
            <w:tcW w:w="1493" w:type="dxa"/>
            <w:tcBorders>
              <w:top w:val="nil"/>
              <w:left w:val="nil"/>
              <w:bottom w:val="single" w:sz="8" w:space="0" w:color="auto"/>
              <w:right w:val="single" w:sz="8" w:space="0" w:color="auto"/>
            </w:tcBorders>
            <w:shd w:val="clear" w:color="auto" w:fill="FF0000"/>
            <w:tcMar>
              <w:top w:w="0" w:type="dxa"/>
              <w:left w:w="108" w:type="dxa"/>
              <w:bottom w:w="0" w:type="dxa"/>
              <w:right w:w="108" w:type="dxa"/>
            </w:tcMar>
            <w:hideMark/>
          </w:tcPr>
          <w:p w:rsidR="00210478" w:rsidRDefault="00210478" w:rsidP="00B94F7C">
            <w:pPr>
              <w:ind w:right="277"/>
              <w:jc w:val="center"/>
              <w:rPr>
                <w:rFonts w:eastAsiaTheme="minorHAnsi" w:cs="Arial"/>
                <w:b/>
                <w:bCs/>
                <w:color w:val="FFFFFF"/>
                <w:sz w:val="20"/>
              </w:rPr>
            </w:pPr>
            <w:r>
              <w:rPr>
                <w:b/>
                <w:bCs/>
                <w:color w:val="FFFFFF"/>
                <w:sz w:val="20"/>
              </w:rPr>
              <w:t>COD SAP</w:t>
            </w:r>
          </w:p>
        </w:tc>
        <w:tc>
          <w:tcPr>
            <w:tcW w:w="1624" w:type="dxa"/>
            <w:tcBorders>
              <w:top w:val="nil"/>
              <w:left w:val="nil"/>
              <w:bottom w:val="single" w:sz="8" w:space="0" w:color="auto"/>
              <w:right w:val="single" w:sz="8" w:space="0" w:color="auto"/>
            </w:tcBorders>
            <w:shd w:val="clear" w:color="auto" w:fill="FF0000"/>
            <w:tcMar>
              <w:top w:w="0" w:type="dxa"/>
              <w:left w:w="108" w:type="dxa"/>
              <w:bottom w:w="0" w:type="dxa"/>
              <w:right w:w="108" w:type="dxa"/>
            </w:tcMar>
            <w:hideMark/>
          </w:tcPr>
          <w:p w:rsidR="00210478" w:rsidRDefault="00210478" w:rsidP="00B94F7C">
            <w:pPr>
              <w:ind w:right="277"/>
              <w:jc w:val="center"/>
              <w:rPr>
                <w:rFonts w:eastAsiaTheme="minorHAnsi" w:cs="Arial"/>
                <w:b/>
                <w:bCs/>
                <w:color w:val="FFFFFF"/>
                <w:sz w:val="20"/>
              </w:rPr>
            </w:pPr>
            <w:r>
              <w:rPr>
                <w:b/>
                <w:bCs/>
                <w:color w:val="FFFFFF"/>
                <w:sz w:val="20"/>
              </w:rPr>
              <w:t>COD SAP</w:t>
            </w:r>
          </w:p>
        </w:tc>
      </w:tr>
      <w:tr w:rsidR="00210478" w:rsidTr="005836E6">
        <w:trPr>
          <w:trHeight w:val="78"/>
        </w:trPr>
        <w:tc>
          <w:tcPr>
            <w:tcW w:w="49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10478" w:rsidRDefault="00210478" w:rsidP="00B94F7C">
            <w:pPr>
              <w:rPr>
                <w:rFonts w:ascii="Calibri" w:eastAsiaTheme="minorHAnsi" w:hAnsi="Calibri" w:cs="Arial"/>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2,5 </w:t>
            </w:r>
          </w:p>
        </w:tc>
        <w:tc>
          <w:tcPr>
            <w:tcW w:w="1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10478" w:rsidRDefault="00210478" w:rsidP="00B94F7C">
            <w:pPr>
              <w:jc w:val="center"/>
              <w:rPr>
                <w:rFonts w:ascii="Calibri" w:eastAsiaTheme="minorHAnsi" w:hAnsi="Calibri" w:cs="Arial"/>
                <w:color w:val="000000"/>
                <w:sz w:val="22"/>
                <w:szCs w:val="22"/>
              </w:rPr>
            </w:pPr>
            <w:r>
              <w:rPr>
                <w:rFonts w:ascii="Calibri" w:hAnsi="Calibri"/>
                <w:color w:val="000000"/>
                <w:sz w:val="22"/>
                <w:szCs w:val="22"/>
              </w:rPr>
              <w:t>600,00</w:t>
            </w:r>
          </w:p>
        </w:tc>
        <w:tc>
          <w:tcPr>
            <w:tcW w:w="1493" w:type="dxa"/>
            <w:tcBorders>
              <w:top w:val="nil"/>
              <w:left w:val="nil"/>
              <w:bottom w:val="single" w:sz="8" w:space="0" w:color="auto"/>
              <w:right w:val="single" w:sz="8" w:space="0" w:color="auto"/>
            </w:tcBorders>
            <w:tcMar>
              <w:top w:w="0" w:type="dxa"/>
              <w:left w:w="108" w:type="dxa"/>
              <w:bottom w:w="0" w:type="dxa"/>
              <w:right w:w="108" w:type="dxa"/>
            </w:tcMar>
            <w:hideMark/>
          </w:tcPr>
          <w:p w:rsidR="00210478" w:rsidRPr="00516AB7" w:rsidRDefault="00210478" w:rsidP="00B94F7C">
            <w:pPr>
              <w:jc w:val="center"/>
              <w:rPr>
                <w:rFonts w:ascii="Calibri" w:hAnsi="Calibri"/>
                <w:color w:val="000000"/>
                <w:sz w:val="22"/>
                <w:szCs w:val="22"/>
              </w:rPr>
            </w:pPr>
            <w:r w:rsidRPr="00516AB7">
              <w:rPr>
                <w:rFonts w:ascii="Calibri" w:hAnsi="Calibri"/>
                <w:color w:val="000000"/>
                <w:sz w:val="22"/>
                <w:szCs w:val="22"/>
              </w:rPr>
              <w:t>106501825</w:t>
            </w:r>
          </w:p>
        </w:tc>
        <w:tc>
          <w:tcPr>
            <w:tcW w:w="1624" w:type="dxa"/>
            <w:tcBorders>
              <w:top w:val="nil"/>
              <w:left w:val="nil"/>
              <w:bottom w:val="single" w:sz="8" w:space="0" w:color="auto"/>
              <w:right w:val="single" w:sz="8" w:space="0" w:color="auto"/>
            </w:tcBorders>
            <w:tcMar>
              <w:top w:w="0" w:type="dxa"/>
              <w:left w:w="108" w:type="dxa"/>
              <w:bottom w:w="0" w:type="dxa"/>
              <w:right w:w="108" w:type="dxa"/>
            </w:tcMar>
            <w:hideMark/>
          </w:tcPr>
          <w:p w:rsidR="00210478" w:rsidRPr="00516AB7" w:rsidRDefault="00210478" w:rsidP="00B94F7C">
            <w:pPr>
              <w:jc w:val="center"/>
              <w:rPr>
                <w:rFonts w:ascii="Calibri" w:hAnsi="Calibri"/>
                <w:color w:val="000000"/>
                <w:sz w:val="22"/>
                <w:szCs w:val="22"/>
              </w:rPr>
            </w:pPr>
            <w:r w:rsidRPr="00516AB7">
              <w:rPr>
                <w:rFonts w:ascii="Calibri" w:hAnsi="Calibri"/>
                <w:color w:val="000000"/>
                <w:sz w:val="22"/>
                <w:szCs w:val="22"/>
              </w:rPr>
              <w:t>106500311</w:t>
            </w:r>
          </w:p>
        </w:tc>
      </w:tr>
      <w:tr w:rsidR="00210478" w:rsidTr="005836E6">
        <w:trPr>
          <w:trHeight w:val="78"/>
        </w:trPr>
        <w:tc>
          <w:tcPr>
            <w:tcW w:w="49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10478" w:rsidRDefault="00210478" w:rsidP="00B94F7C">
            <w:pPr>
              <w:rPr>
                <w:rFonts w:ascii="Calibri" w:eastAsiaTheme="minorHAnsi" w:hAnsi="Calibri" w:cs="Arial"/>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3,3</w:t>
            </w:r>
          </w:p>
        </w:tc>
        <w:tc>
          <w:tcPr>
            <w:tcW w:w="1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10478" w:rsidRDefault="00210478" w:rsidP="00B94F7C">
            <w:pPr>
              <w:jc w:val="center"/>
              <w:rPr>
                <w:rFonts w:ascii="Calibri" w:eastAsiaTheme="minorHAnsi" w:hAnsi="Calibri" w:cs="Arial"/>
                <w:color w:val="000000"/>
                <w:sz w:val="22"/>
                <w:szCs w:val="22"/>
              </w:rPr>
            </w:pPr>
            <w:r>
              <w:rPr>
                <w:rFonts w:ascii="Calibri" w:hAnsi="Calibri"/>
                <w:color w:val="000000"/>
                <w:sz w:val="22"/>
                <w:szCs w:val="22"/>
              </w:rPr>
              <w:t>670,00</w:t>
            </w:r>
          </w:p>
        </w:tc>
        <w:tc>
          <w:tcPr>
            <w:tcW w:w="1493" w:type="dxa"/>
            <w:tcBorders>
              <w:top w:val="nil"/>
              <w:left w:val="nil"/>
              <w:bottom w:val="single" w:sz="8" w:space="0" w:color="auto"/>
              <w:right w:val="single" w:sz="8" w:space="0" w:color="auto"/>
            </w:tcBorders>
            <w:tcMar>
              <w:top w:w="0" w:type="dxa"/>
              <w:left w:w="108" w:type="dxa"/>
              <w:bottom w:w="0" w:type="dxa"/>
              <w:right w:w="108" w:type="dxa"/>
            </w:tcMar>
            <w:hideMark/>
          </w:tcPr>
          <w:p w:rsidR="00210478" w:rsidRPr="00516AB7" w:rsidRDefault="00210478" w:rsidP="00B94F7C">
            <w:pPr>
              <w:jc w:val="center"/>
              <w:rPr>
                <w:rFonts w:ascii="Calibri" w:hAnsi="Calibri"/>
                <w:color w:val="000000"/>
                <w:sz w:val="22"/>
                <w:szCs w:val="22"/>
              </w:rPr>
            </w:pPr>
            <w:r w:rsidRPr="00516AB7">
              <w:rPr>
                <w:rFonts w:ascii="Calibri" w:hAnsi="Calibri"/>
                <w:color w:val="000000"/>
                <w:sz w:val="22"/>
                <w:szCs w:val="22"/>
              </w:rPr>
              <w:t>106501824</w:t>
            </w:r>
          </w:p>
        </w:tc>
        <w:tc>
          <w:tcPr>
            <w:tcW w:w="1624" w:type="dxa"/>
            <w:tcBorders>
              <w:top w:val="nil"/>
              <w:left w:val="nil"/>
              <w:bottom w:val="single" w:sz="8" w:space="0" w:color="auto"/>
              <w:right w:val="single" w:sz="8" w:space="0" w:color="auto"/>
            </w:tcBorders>
            <w:tcMar>
              <w:top w:w="0" w:type="dxa"/>
              <w:left w:w="108" w:type="dxa"/>
              <w:bottom w:w="0" w:type="dxa"/>
              <w:right w:w="108" w:type="dxa"/>
            </w:tcMar>
            <w:hideMark/>
          </w:tcPr>
          <w:p w:rsidR="00210478" w:rsidRPr="00516AB7" w:rsidRDefault="00210478" w:rsidP="00B94F7C">
            <w:pPr>
              <w:jc w:val="center"/>
              <w:rPr>
                <w:rFonts w:ascii="Calibri" w:hAnsi="Calibri"/>
                <w:color w:val="000000"/>
                <w:sz w:val="22"/>
                <w:szCs w:val="22"/>
              </w:rPr>
            </w:pPr>
            <w:r w:rsidRPr="00516AB7">
              <w:rPr>
                <w:rFonts w:ascii="Calibri" w:hAnsi="Calibri"/>
                <w:color w:val="000000"/>
                <w:sz w:val="22"/>
                <w:szCs w:val="22"/>
              </w:rPr>
              <w:t>106500312</w:t>
            </w:r>
          </w:p>
        </w:tc>
      </w:tr>
      <w:tr w:rsidR="00210478" w:rsidTr="005836E6">
        <w:trPr>
          <w:trHeight w:val="78"/>
        </w:trPr>
        <w:tc>
          <w:tcPr>
            <w:tcW w:w="496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10478" w:rsidRDefault="00210478" w:rsidP="00B94F7C">
            <w:pPr>
              <w:rPr>
                <w:rFonts w:ascii="Calibri" w:eastAsiaTheme="minorHAnsi" w:hAnsi="Calibri" w:cs="Arial"/>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5 </w:t>
            </w:r>
          </w:p>
        </w:tc>
        <w:tc>
          <w:tcPr>
            <w:tcW w:w="1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10478" w:rsidRDefault="00210478" w:rsidP="00B94F7C">
            <w:pPr>
              <w:jc w:val="center"/>
              <w:rPr>
                <w:rFonts w:ascii="Calibri" w:eastAsiaTheme="minorHAnsi" w:hAnsi="Calibri" w:cs="Arial"/>
                <w:color w:val="000000"/>
                <w:sz w:val="22"/>
                <w:szCs w:val="22"/>
              </w:rPr>
            </w:pPr>
            <w:r>
              <w:rPr>
                <w:rFonts w:ascii="Calibri" w:hAnsi="Calibri"/>
                <w:color w:val="000000"/>
                <w:sz w:val="22"/>
                <w:szCs w:val="22"/>
              </w:rPr>
              <w:t>770,00</w:t>
            </w:r>
          </w:p>
        </w:tc>
        <w:tc>
          <w:tcPr>
            <w:tcW w:w="1493" w:type="dxa"/>
            <w:tcBorders>
              <w:top w:val="nil"/>
              <w:left w:val="nil"/>
              <w:bottom w:val="single" w:sz="8" w:space="0" w:color="auto"/>
              <w:right w:val="single" w:sz="8" w:space="0" w:color="auto"/>
            </w:tcBorders>
            <w:tcMar>
              <w:top w:w="0" w:type="dxa"/>
              <w:left w:w="108" w:type="dxa"/>
              <w:bottom w:w="0" w:type="dxa"/>
              <w:right w:w="108" w:type="dxa"/>
            </w:tcMar>
            <w:hideMark/>
          </w:tcPr>
          <w:p w:rsidR="00210478" w:rsidRPr="00516AB7" w:rsidRDefault="00210478" w:rsidP="00B94F7C">
            <w:pPr>
              <w:jc w:val="center"/>
              <w:rPr>
                <w:rFonts w:ascii="Calibri" w:hAnsi="Calibri"/>
                <w:color w:val="000000"/>
                <w:sz w:val="22"/>
                <w:szCs w:val="22"/>
              </w:rPr>
            </w:pPr>
            <w:r w:rsidRPr="00516AB7">
              <w:rPr>
                <w:rFonts w:ascii="Calibri" w:hAnsi="Calibri"/>
                <w:color w:val="000000"/>
                <w:sz w:val="22"/>
                <w:szCs w:val="22"/>
              </w:rPr>
              <w:t>106501823</w:t>
            </w:r>
          </w:p>
        </w:tc>
        <w:tc>
          <w:tcPr>
            <w:tcW w:w="1624" w:type="dxa"/>
            <w:tcBorders>
              <w:top w:val="nil"/>
              <w:left w:val="nil"/>
              <w:bottom w:val="single" w:sz="8" w:space="0" w:color="auto"/>
              <w:right w:val="single" w:sz="8" w:space="0" w:color="auto"/>
            </w:tcBorders>
            <w:tcMar>
              <w:top w:w="0" w:type="dxa"/>
              <w:left w:w="108" w:type="dxa"/>
              <w:bottom w:w="0" w:type="dxa"/>
              <w:right w:w="108" w:type="dxa"/>
            </w:tcMar>
            <w:hideMark/>
          </w:tcPr>
          <w:p w:rsidR="00210478" w:rsidRPr="00516AB7" w:rsidRDefault="00210478" w:rsidP="00B94F7C">
            <w:pPr>
              <w:jc w:val="center"/>
              <w:rPr>
                <w:rFonts w:ascii="Calibri" w:hAnsi="Calibri"/>
                <w:color w:val="000000"/>
                <w:sz w:val="22"/>
                <w:szCs w:val="22"/>
              </w:rPr>
            </w:pPr>
            <w:r w:rsidRPr="00516AB7">
              <w:rPr>
                <w:rFonts w:ascii="Calibri" w:hAnsi="Calibri"/>
                <w:color w:val="000000"/>
                <w:sz w:val="22"/>
                <w:szCs w:val="22"/>
              </w:rPr>
              <w:t>106500401</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35"/>
        </w:trPr>
        <w:tc>
          <w:tcPr>
            <w:tcW w:w="4962" w:type="dxa"/>
            <w:vMerge w:val="restart"/>
            <w:shd w:val="clear" w:color="auto" w:fill="FF0000"/>
          </w:tcPr>
          <w:p w:rsidR="00210478" w:rsidRPr="00045655" w:rsidRDefault="00210478" w:rsidP="00B94F7C">
            <w:pPr>
              <w:ind w:right="277"/>
              <w:jc w:val="both"/>
              <w:rPr>
                <w:rFonts w:cs="Arial"/>
                <w:b/>
                <w:bCs/>
                <w:color w:val="FFFFFF"/>
                <w:sz w:val="20"/>
                <w:lang w:val="es-ES"/>
              </w:rPr>
            </w:pPr>
            <w:r w:rsidRPr="00045655">
              <w:rPr>
                <w:rFonts w:cs="Arial"/>
                <w:b/>
                <w:bCs/>
                <w:color w:val="FFFFFF"/>
                <w:sz w:val="20"/>
                <w:lang w:val="es-ES"/>
              </w:rPr>
              <w:t>DESCRIPCIÓN</w:t>
            </w:r>
            <w:r>
              <w:rPr>
                <w:rFonts w:cs="Arial"/>
                <w:b/>
                <w:bCs/>
                <w:color w:val="FFFFFF"/>
                <w:sz w:val="20"/>
                <w:lang w:val="es-ES"/>
              </w:rPr>
              <w:t xml:space="preserve">: </w:t>
            </w:r>
            <w:r w:rsidRPr="003C1094">
              <w:rPr>
                <w:rFonts w:cs="Arial"/>
                <w:bCs/>
                <w:color w:val="FFFFFF"/>
                <w:sz w:val="20"/>
                <w:lang w:val="es-ES"/>
              </w:rPr>
              <w:t>in</w:t>
            </w:r>
            <w:r>
              <w:rPr>
                <w:rFonts w:cs="Arial"/>
                <w:bCs/>
                <w:color w:val="FFFFFF"/>
                <w:sz w:val="20"/>
                <w:lang w:val="es-ES"/>
              </w:rPr>
              <w:t>v</w:t>
            </w:r>
            <w:r w:rsidRPr="003C1094">
              <w:rPr>
                <w:rFonts w:cs="Arial"/>
                <w:bCs/>
                <w:color w:val="FFFFFF"/>
                <w:sz w:val="20"/>
                <w:lang w:val="es-ES"/>
              </w:rPr>
              <w:t>ersor monofásico de conexión a red,</w:t>
            </w:r>
            <w:r>
              <w:rPr>
                <w:rFonts w:cs="Arial"/>
                <w:bCs/>
                <w:color w:val="FFFFFF"/>
                <w:sz w:val="20"/>
                <w:lang w:val="es-ES"/>
              </w:rPr>
              <w:t xml:space="preserve"> </w:t>
            </w:r>
            <w:r>
              <w:rPr>
                <w:rFonts w:cs="Arial"/>
                <w:b/>
                <w:bCs/>
                <w:color w:val="FFFFFF"/>
                <w:sz w:val="20"/>
                <w:u w:val="single"/>
                <w:lang w:val="es-ES"/>
              </w:rPr>
              <w:t>SIN TRANSFORMADOR</w:t>
            </w:r>
            <w:r w:rsidRPr="003C1094">
              <w:rPr>
                <w:rFonts w:cs="Arial"/>
                <w:bCs/>
                <w:color w:val="FFFFFF"/>
                <w:sz w:val="20"/>
                <w:lang w:val="es-ES"/>
              </w:rPr>
              <w:t>. Seccionador DC no incluido</w:t>
            </w:r>
            <w:proofErr w:type="gramStart"/>
            <w:r>
              <w:rPr>
                <w:rFonts w:cs="Arial"/>
                <w:bCs/>
                <w:color w:val="FFFFFF"/>
                <w:sz w:val="20"/>
                <w:lang w:val="es-ES"/>
              </w:rPr>
              <w:t>,.</w:t>
            </w:r>
            <w:proofErr w:type="gramEnd"/>
            <w:r>
              <w:rPr>
                <w:rFonts w:cs="Arial"/>
                <w:bCs/>
                <w:color w:val="FFFFFF"/>
                <w:sz w:val="20"/>
                <w:lang w:val="es-ES"/>
              </w:rPr>
              <w:t xml:space="preserve"> Tarjeta RS485 incluida.</w:t>
            </w:r>
          </w:p>
        </w:tc>
        <w:tc>
          <w:tcPr>
            <w:tcW w:w="1423" w:type="dxa"/>
            <w:vMerge w:val="restart"/>
            <w:shd w:val="clear" w:color="auto" w:fill="FF0000"/>
            <w:vAlign w:val="center"/>
          </w:tcPr>
          <w:p w:rsidR="00210478" w:rsidRPr="00045655" w:rsidRDefault="00210478" w:rsidP="00B94F7C">
            <w:pPr>
              <w:ind w:right="277"/>
              <w:jc w:val="center"/>
              <w:rPr>
                <w:rFonts w:cs="Arial"/>
                <w:b/>
                <w:bCs/>
                <w:color w:val="FFFFFF"/>
                <w:sz w:val="20"/>
                <w:lang w:val="es-ES"/>
              </w:rPr>
            </w:pPr>
            <w:r>
              <w:rPr>
                <w:rFonts w:cs="Arial"/>
                <w:b/>
                <w:bCs/>
                <w:color w:val="FFFFFF"/>
                <w:sz w:val="20"/>
                <w:lang w:val="es-ES"/>
              </w:rPr>
              <w:t xml:space="preserve"> Precio </w:t>
            </w:r>
            <w:proofErr w:type="spellStart"/>
            <w:r w:rsidRPr="00045655">
              <w:rPr>
                <w:rFonts w:cs="Arial"/>
                <w:b/>
                <w:bCs/>
                <w:color w:val="FFFFFF"/>
                <w:sz w:val="20"/>
                <w:lang w:val="es-ES"/>
              </w:rPr>
              <w:t>Ud</w:t>
            </w:r>
            <w:proofErr w:type="spellEnd"/>
            <w:r>
              <w:rPr>
                <w:rFonts w:cs="Arial"/>
                <w:b/>
                <w:bCs/>
                <w:color w:val="FFFFFF"/>
                <w:sz w:val="20"/>
                <w:lang w:val="es-ES"/>
              </w:rPr>
              <w:t xml:space="preserve"> (€)</w:t>
            </w:r>
          </w:p>
        </w:tc>
        <w:tc>
          <w:tcPr>
            <w:tcW w:w="1493" w:type="dxa"/>
            <w:shd w:val="clear" w:color="auto" w:fill="FF0000"/>
          </w:tcPr>
          <w:p w:rsidR="00210478" w:rsidRDefault="00210478" w:rsidP="00B94F7C">
            <w:pPr>
              <w:ind w:right="277"/>
              <w:jc w:val="center"/>
              <w:rPr>
                <w:rFonts w:cs="Arial"/>
                <w:b/>
                <w:bCs/>
                <w:color w:val="FFFFFF"/>
                <w:sz w:val="20"/>
                <w:lang w:val="es-ES"/>
              </w:rPr>
            </w:pPr>
            <w:r>
              <w:rPr>
                <w:rFonts w:cs="Arial"/>
                <w:b/>
                <w:bCs/>
                <w:color w:val="FFFFFF"/>
                <w:sz w:val="20"/>
                <w:lang w:val="es-ES"/>
              </w:rPr>
              <w:t>MC3</w:t>
            </w:r>
          </w:p>
        </w:tc>
        <w:tc>
          <w:tcPr>
            <w:tcW w:w="1624" w:type="dxa"/>
            <w:shd w:val="clear" w:color="auto" w:fill="FF0000"/>
          </w:tcPr>
          <w:p w:rsidR="00210478" w:rsidRDefault="00210478" w:rsidP="00B94F7C">
            <w:pPr>
              <w:ind w:right="277"/>
              <w:jc w:val="center"/>
              <w:rPr>
                <w:rFonts w:cs="Arial"/>
                <w:b/>
                <w:bCs/>
                <w:color w:val="FFFFFF"/>
                <w:sz w:val="20"/>
                <w:lang w:val="es-ES"/>
              </w:rPr>
            </w:pPr>
            <w:r>
              <w:rPr>
                <w:rFonts w:cs="Arial"/>
                <w:b/>
                <w:bCs/>
                <w:color w:val="FFFFFF"/>
                <w:sz w:val="20"/>
                <w:lang w:val="es-ES"/>
              </w:rPr>
              <w:t>MC4</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35"/>
        </w:trPr>
        <w:tc>
          <w:tcPr>
            <w:tcW w:w="4962" w:type="dxa"/>
            <w:vMerge/>
            <w:shd w:val="clear" w:color="auto" w:fill="FF0000"/>
            <w:vAlign w:val="center"/>
          </w:tcPr>
          <w:p w:rsidR="00210478" w:rsidRPr="00045655" w:rsidRDefault="00210478" w:rsidP="00B94F7C">
            <w:pPr>
              <w:ind w:right="277"/>
              <w:rPr>
                <w:rFonts w:cs="Arial"/>
                <w:b/>
                <w:bCs/>
                <w:color w:val="FFFFFF"/>
                <w:sz w:val="20"/>
                <w:lang w:val="es-ES"/>
              </w:rPr>
            </w:pPr>
          </w:p>
        </w:tc>
        <w:tc>
          <w:tcPr>
            <w:tcW w:w="1423" w:type="dxa"/>
            <w:vMerge/>
            <w:shd w:val="clear" w:color="auto" w:fill="FF0000"/>
            <w:vAlign w:val="center"/>
          </w:tcPr>
          <w:p w:rsidR="00210478" w:rsidRDefault="00210478" w:rsidP="00B94F7C">
            <w:pPr>
              <w:ind w:right="277"/>
              <w:jc w:val="center"/>
              <w:rPr>
                <w:rFonts w:cs="Arial"/>
                <w:b/>
                <w:bCs/>
                <w:color w:val="FFFFFF"/>
                <w:sz w:val="20"/>
                <w:lang w:val="es-ES"/>
              </w:rPr>
            </w:pPr>
          </w:p>
        </w:tc>
        <w:tc>
          <w:tcPr>
            <w:tcW w:w="1493" w:type="dxa"/>
            <w:shd w:val="clear" w:color="auto" w:fill="FF0000"/>
          </w:tcPr>
          <w:p w:rsidR="00210478" w:rsidRDefault="00210478" w:rsidP="00B94F7C">
            <w:pPr>
              <w:ind w:right="277"/>
              <w:jc w:val="center"/>
              <w:rPr>
                <w:rFonts w:cs="Arial"/>
                <w:b/>
                <w:bCs/>
                <w:color w:val="FFFFFF"/>
                <w:sz w:val="20"/>
                <w:lang w:val="es-ES"/>
              </w:rPr>
            </w:pPr>
            <w:r>
              <w:rPr>
                <w:rFonts w:cs="Arial"/>
                <w:b/>
                <w:bCs/>
                <w:color w:val="FFFFFF"/>
                <w:sz w:val="20"/>
                <w:lang w:val="es-ES"/>
              </w:rPr>
              <w:t>COD SAP</w:t>
            </w:r>
          </w:p>
        </w:tc>
        <w:tc>
          <w:tcPr>
            <w:tcW w:w="1624" w:type="dxa"/>
            <w:shd w:val="clear" w:color="auto" w:fill="FF0000"/>
          </w:tcPr>
          <w:p w:rsidR="00210478" w:rsidRDefault="00210478" w:rsidP="00B94F7C">
            <w:pPr>
              <w:ind w:right="277"/>
              <w:jc w:val="center"/>
              <w:rPr>
                <w:rFonts w:cs="Arial"/>
                <w:b/>
                <w:bCs/>
                <w:color w:val="FFFFFF"/>
                <w:sz w:val="20"/>
                <w:lang w:val="es-ES"/>
              </w:rPr>
            </w:pPr>
            <w:r>
              <w:rPr>
                <w:rFonts w:cs="Arial"/>
                <w:b/>
                <w:bCs/>
                <w:color w:val="FFFFFF"/>
                <w:sz w:val="20"/>
                <w:lang w:val="es-ES"/>
              </w:rPr>
              <w:t>COD SAP</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2,5 TL </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600,00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106501776</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106500372</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3 TL</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600,00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106501777</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106500392</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3,3 TL </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670,00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106501548</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106500391</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3,68 TL </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670,00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106501778</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106501189</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3,8 TL</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770,00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106501779</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106501368</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4,6 TL  </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770,00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106501780</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106501190</w:t>
            </w:r>
          </w:p>
        </w:tc>
      </w:tr>
      <w:tr w:rsidR="00210478" w:rsidRPr="00045655" w:rsidTr="00583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78"/>
        </w:trPr>
        <w:tc>
          <w:tcPr>
            <w:tcW w:w="4962" w:type="dxa"/>
            <w:vAlign w:val="center"/>
          </w:tcPr>
          <w:p w:rsidR="00210478" w:rsidRDefault="00210478" w:rsidP="00B94F7C">
            <w:pPr>
              <w:rPr>
                <w:rFonts w:ascii="Calibri" w:hAnsi="Calibri"/>
                <w:color w:val="000000"/>
                <w:sz w:val="22"/>
                <w:szCs w:val="22"/>
              </w:rPr>
            </w:pPr>
            <w:proofErr w:type="spellStart"/>
            <w:r>
              <w:rPr>
                <w:rFonts w:ascii="Calibri" w:hAnsi="Calibri"/>
                <w:color w:val="000000"/>
                <w:sz w:val="22"/>
                <w:szCs w:val="22"/>
              </w:rPr>
              <w:t>Ingecon</w:t>
            </w:r>
            <w:proofErr w:type="spellEnd"/>
            <w:r>
              <w:rPr>
                <w:rFonts w:ascii="Calibri" w:hAnsi="Calibri"/>
                <w:color w:val="000000"/>
                <w:sz w:val="22"/>
                <w:szCs w:val="22"/>
              </w:rPr>
              <w:t xml:space="preserve"> </w:t>
            </w:r>
            <w:proofErr w:type="spellStart"/>
            <w:r>
              <w:rPr>
                <w:rFonts w:ascii="Calibri" w:hAnsi="Calibri"/>
                <w:color w:val="000000"/>
                <w:sz w:val="22"/>
                <w:szCs w:val="22"/>
              </w:rPr>
              <w:t>Sun</w:t>
            </w:r>
            <w:proofErr w:type="spellEnd"/>
            <w:r>
              <w:rPr>
                <w:rFonts w:ascii="Calibri" w:hAnsi="Calibri"/>
                <w:color w:val="000000"/>
                <w:sz w:val="22"/>
                <w:szCs w:val="22"/>
              </w:rPr>
              <w:t xml:space="preserve"> 5 TL</w:t>
            </w:r>
          </w:p>
        </w:tc>
        <w:tc>
          <w:tcPr>
            <w:tcW w:w="1423" w:type="dxa"/>
            <w:vAlign w:val="center"/>
          </w:tcPr>
          <w:p w:rsidR="00210478" w:rsidRDefault="00210478" w:rsidP="00B94F7C">
            <w:pPr>
              <w:jc w:val="center"/>
              <w:rPr>
                <w:rFonts w:ascii="Calibri" w:eastAsia="Calibri" w:hAnsi="Calibri"/>
                <w:color w:val="000000"/>
                <w:sz w:val="22"/>
                <w:szCs w:val="22"/>
              </w:rPr>
            </w:pPr>
            <w:r>
              <w:rPr>
                <w:rFonts w:ascii="Calibri" w:hAnsi="Calibri"/>
                <w:color w:val="000000"/>
                <w:sz w:val="22"/>
                <w:szCs w:val="22"/>
              </w:rPr>
              <w:t>770,00</w:t>
            </w:r>
          </w:p>
        </w:tc>
        <w:tc>
          <w:tcPr>
            <w:tcW w:w="1493"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106501224</w:t>
            </w:r>
          </w:p>
        </w:tc>
        <w:tc>
          <w:tcPr>
            <w:tcW w:w="1624" w:type="dxa"/>
          </w:tcPr>
          <w:p w:rsidR="00210478" w:rsidRDefault="00210478" w:rsidP="00B94F7C">
            <w:pPr>
              <w:jc w:val="center"/>
              <w:rPr>
                <w:rFonts w:ascii="Calibri" w:hAnsi="Calibri"/>
                <w:color w:val="000000"/>
                <w:sz w:val="22"/>
                <w:szCs w:val="22"/>
              </w:rPr>
            </w:pPr>
            <w:r>
              <w:rPr>
                <w:rFonts w:ascii="Calibri" w:hAnsi="Calibri"/>
                <w:color w:val="000000"/>
                <w:sz w:val="22"/>
                <w:szCs w:val="22"/>
              </w:rPr>
              <w:t>106500409</w:t>
            </w:r>
          </w:p>
        </w:tc>
      </w:tr>
    </w:tbl>
    <w:p w:rsidR="00D91BD2" w:rsidRDefault="00D91BD2" w:rsidP="00AD5DD1">
      <w:pPr>
        <w:ind w:right="277"/>
        <w:rPr>
          <w:b/>
          <w:sz w:val="20"/>
        </w:rPr>
      </w:pPr>
    </w:p>
    <w:p w:rsidR="002E0173" w:rsidRDefault="00D91BD2" w:rsidP="002E0173">
      <w:pPr>
        <w:ind w:right="277"/>
        <w:jc w:val="both"/>
        <w:rPr>
          <w:b/>
          <w:i/>
          <w:sz w:val="20"/>
        </w:rPr>
      </w:pPr>
      <w:r>
        <w:rPr>
          <w:b/>
          <w:i/>
          <w:sz w:val="20"/>
        </w:rPr>
        <w:t xml:space="preserve"> </w:t>
      </w:r>
      <w:r w:rsidR="002E0173">
        <w:rPr>
          <w:b/>
          <w:i/>
          <w:sz w:val="20"/>
        </w:rPr>
        <w:t>(*)</w:t>
      </w:r>
      <w:r w:rsidR="002E0173" w:rsidRPr="00A31BED">
        <w:rPr>
          <w:b/>
          <w:i/>
          <w:sz w:val="20"/>
        </w:rPr>
        <w:t xml:space="preserve"> Los precios son unitarios y sin IVA</w:t>
      </w:r>
      <w:r w:rsidR="002E0173">
        <w:rPr>
          <w:b/>
          <w:i/>
          <w:sz w:val="20"/>
        </w:rPr>
        <w:t>.</w:t>
      </w:r>
    </w:p>
    <w:p w:rsidR="002E0173" w:rsidRPr="00FE38E0" w:rsidRDefault="002E0173" w:rsidP="002E0173">
      <w:pPr>
        <w:ind w:right="277"/>
        <w:rPr>
          <w:b/>
          <w:i/>
          <w:sz w:val="20"/>
        </w:rPr>
      </w:pPr>
    </w:p>
    <w:p w:rsidR="002E0173" w:rsidRDefault="002E0173" w:rsidP="002E0173">
      <w:pPr>
        <w:tabs>
          <w:tab w:val="left" w:pos="142"/>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20"/>
        </w:rPr>
      </w:pPr>
      <w:r w:rsidRPr="002D1FF5">
        <w:rPr>
          <w:rFonts w:cs="Arial"/>
          <w:sz w:val="20"/>
        </w:rPr>
        <w:t>El precio es neto y sólo incluye los conceptos señalados en la oferta y en ningún caso los impuestos, cargas, o gastos de cualquier tipo que graven el  suministro, sin posibilidad de deducciones.</w:t>
      </w:r>
    </w:p>
    <w:p w:rsidR="00097F80" w:rsidRDefault="00097F80" w:rsidP="00054980">
      <w:pPr>
        <w:pStyle w:val="Textoindependiente"/>
        <w:tabs>
          <w:tab w:val="left" w:pos="9540"/>
        </w:tabs>
        <w:ind w:right="277"/>
        <w:rPr>
          <w:rFonts w:ascii="Arial" w:hAnsi="Arial" w:cs="Arial"/>
          <w:sz w:val="20"/>
        </w:rPr>
        <w:sectPr w:rsidR="00097F80" w:rsidSect="007E4105">
          <w:headerReference w:type="default" r:id="rId8"/>
          <w:footerReference w:type="default" r:id="rId9"/>
          <w:type w:val="continuous"/>
          <w:pgSz w:w="11906" w:h="16838" w:code="9"/>
          <w:pgMar w:top="1134" w:right="851" w:bottom="851" w:left="1418" w:header="680" w:footer="1134" w:gutter="0"/>
          <w:cols w:space="720"/>
          <w:docGrid w:linePitch="326"/>
        </w:sectPr>
      </w:pPr>
    </w:p>
    <w:p w:rsidR="002474DB" w:rsidRDefault="00AB5B01" w:rsidP="00B21E66">
      <w:pPr>
        <w:ind w:right="277"/>
        <w:jc w:val="both"/>
        <w:rPr>
          <w:rFonts w:cs="Arial"/>
          <w:sz w:val="16"/>
          <w:szCs w:val="16"/>
        </w:rPr>
      </w:pPr>
      <w:r>
        <w:rPr>
          <w:rFonts w:cs="Arial"/>
          <w:sz w:val="16"/>
          <w:szCs w:val="16"/>
        </w:rPr>
        <w:lastRenderedPageBreak/>
        <w:br w:type="page"/>
      </w:r>
    </w:p>
    <w:p w:rsidR="001C4AE9" w:rsidRDefault="00B21E66" w:rsidP="00B21E66">
      <w:pPr>
        <w:ind w:right="277"/>
        <w:jc w:val="both"/>
        <w:rPr>
          <w:rFonts w:cs="Arial"/>
          <w:sz w:val="16"/>
          <w:szCs w:val="16"/>
        </w:rPr>
      </w:pPr>
      <w:r w:rsidRPr="00B21E66">
        <w:rPr>
          <w:rFonts w:cs="Arial"/>
          <w:sz w:val="16"/>
          <w:szCs w:val="16"/>
        </w:rPr>
        <w:lastRenderedPageBreak/>
        <w:t>Los precios son unitarios y sin IVA</w:t>
      </w:r>
      <w:r>
        <w:rPr>
          <w:rFonts w:cs="Arial"/>
          <w:sz w:val="16"/>
          <w:szCs w:val="16"/>
        </w:rPr>
        <w:t>. .</w:t>
      </w:r>
      <w:r w:rsidR="003F47B8" w:rsidRPr="00097F80">
        <w:rPr>
          <w:rFonts w:cs="Arial"/>
          <w:sz w:val="16"/>
          <w:szCs w:val="16"/>
        </w:rPr>
        <w:t xml:space="preserve">El precio es válido únicamente para las cantidades ofertadas y para los pedidos recibidos dentro del periodo de vigencia de la presente oferta. Nos reservamos el derecho a ajustar los precios en caso de que el pedido se limite sólo a una parte de lo aquí ofertado. Cualquier material o trabajo fuera de los aquí especificados, o cualquier modificación o mejora en el Equipo o servicio ofertado exigida por el Cliente deberá ser solicitada por escrito, y será cobrada separadamente, al precio que </w:t>
      </w:r>
      <w:r w:rsidR="005A1780" w:rsidRPr="00097F80">
        <w:rPr>
          <w:rFonts w:cs="Arial"/>
          <w:sz w:val="16"/>
          <w:szCs w:val="16"/>
        </w:rPr>
        <w:t xml:space="preserve">INGETEAM </w:t>
      </w:r>
      <w:r w:rsidR="003F47B8" w:rsidRPr="00097F80">
        <w:rPr>
          <w:rFonts w:cs="Arial"/>
          <w:sz w:val="16"/>
          <w:szCs w:val="16"/>
        </w:rPr>
        <w:t xml:space="preserve">pondrá en su conocimiento. </w:t>
      </w:r>
      <w:r w:rsidR="00054980" w:rsidRPr="00097F80">
        <w:rPr>
          <w:rFonts w:cs="Arial"/>
          <w:sz w:val="16"/>
          <w:szCs w:val="16"/>
        </w:rPr>
        <w:t xml:space="preserve"> </w:t>
      </w:r>
      <w:r w:rsidR="003F47B8" w:rsidRPr="00097F80">
        <w:rPr>
          <w:rFonts w:cs="Arial"/>
          <w:sz w:val="16"/>
          <w:szCs w:val="16"/>
        </w:rPr>
        <w:t>El precio es neto y sólo incluye los conceptos señalados en la oferta y en ningún caso los impuestos, cargas, o gastos de cualquier tipo que graven el  suministro,</w:t>
      </w:r>
      <w:r w:rsidR="008A0806" w:rsidRPr="00097F80">
        <w:rPr>
          <w:rFonts w:cs="Arial"/>
          <w:sz w:val="16"/>
          <w:szCs w:val="16"/>
        </w:rPr>
        <w:t xml:space="preserve"> sin posibilidad de deducciones.</w:t>
      </w:r>
    </w:p>
    <w:p w:rsidR="00445A2C" w:rsidRDefault="00445A2C" w:rsidP="00B21E66">
      <w:pPr>
        <w:ind w:right="277"/>
        <w:jc w:val="both"/>
        <w:rPr>
          <w:rFonts w:cs="Arial"/>
          <w:sz w:val="16"/>
          <w:szCs w:val="16"/>
        </w:rPr>
      </w:pPr>
    </w:p>
    <w:p w:rsidR="00A97C9B" w:rsidRDefault="00B04DE6" w:rsidP="00251C5D">
      <w:pPr>
        <w:ind w:right="277"/>
        <w:jc w:val="both"/>
        <w:rPr>
          <w:rFonts w:cs="Arial"/>
          <w:b/>
          <w:sz w:val="16"/>
          <w:szCs w:val="16"/>
        </w:rPr>
      </w:pPr>
      <w:r>
        <w:rPr>
          <w:rFonts w:cs="Arial"/>
          <w:b/>
          <w:sz w:val="16"/>
          <w:szCs w:val="16"/>
        </w:rPr>
        <w:t>PLAZO DE ENTREGA</w:t>
      </w:r>
    </w:p>
    <w:p w:rsidR="00B04DE6" w:rsidRPr="00097F80" w:rsidRDefault="00B04DE6" w:rsidP="00251C5D">
      <w:pPr>
        <w:ind w:right="277"/>
        <w:jc w:val="both"/>
        <w:rPr>
          <w:rFonts w:cs="Arial"/>
          <w:b/>
          <w:sz w:val="16"/>
          <w:szCs w:val="16"/>
        </w:rPr>
      </w:pPr>
    </w:p>
    <w:p w:rsidR="008836C7" w:rsidRPr="00097F80" w:rsidRDefault="008332B9" w:rsidP="0061415D">
      <w:pPr>
        <w:ind w:right="277"/>
        <w:jc w:val="both"/>
        <w:rPr>
          <w:rFonts w:cs="Arial"/>
          <w:sz w:val="16"/>
          <w:szCs w:val="16"/>
        </w:rPr>
      </w:pPr>
      <w:r w:rsidRPr="00097F80">
        <w:rPr>
          <w:rFonts w:cs="Arial"/>
          <w:sz w:val="16"/>
          <w:szCs w:val="16"/>
        </w:rPr>
        <w:t>Entre 3 y 5 semanas, a  contar desde la fecha de ingreso de la transferencia correspondiente</w:t>
      </w:r>
      <w:r>
        <w:rPr>
          <w:rFonts w:cs="Arial"/>
          <w:sz w:val="16"/>
          <w:szCs w:val="16"/>
        </w:rPr>
        <w:t xml:space="preserve">. </w:t>
      </w:r>
      <w:r w:rsidR="005A34DE" w:rsidRPr="00097F80">
        <w:rPr>
          <w:rFonts w:cs="Arial"/>
          <w:sz w:val="16"/>
          <w:szCs w:val="16"/>
        </w:rPr>
        <w:t>S</w:t>
      </w:r>
      <w:r w:rsidR="004B30DD" w:rsidRPr="00097F80">
        <w:rPr>
          <w:rFonts w:cs="Arial"/>
          <w:sz w:val="16"/>
          <w:szCs w:val="16"/>
        </w:rPr>
        <w:t xml:space="preserve">iempre y cuando el pedido se realice dentro del periodo de validez de la </w:t>
      </w:r>
      <w:r w:rsidR="00DB10F4">
        <w:rPr>
          <w:rFonts w:cs="Arial"/>
          <w:sz w:val="16"/>
          <w:szCs w:val="16"/>
        </w:rPr>
        <w:t>promoción</w:t>
      </w:r>
      <w:r w:rsidR="004B30DD" w:rsidRPr="00097F80">
        <w:rPr>
          <w:rFonts w:cs="Arial"/>
          <w:sz w:val="16"/>
          <w:szCs w:val="16"/>
        </w:rPr>
        <w:t>. Si con anteriori</w:t>
      </w:r>
      <w:r w:rsidR="00426A76" w:rsidRPr="00097F80">
        <w:rPr>
          <w:rFonts w:cs="Arial"/>
          <w:sz w:val="16"/>
          <w:szCs w:val="16"/>
        </w:rPr>
        <w:t>dad al comienzo del suministro o durante la realización de é</w:t>
      </w:r>
      <w:r w:rsidR="004B30DD" w:rsidRPr="00097F80">
        <w:rPr>
          <w:rFonts w:cs="Arial"/>
          <w:sz w:val="16"/>
          <w:szCs w:val="16"/>
        </w:rPr>
        <w:t>ste, el cliente decidiese introducir modificaciones en el proyecto que afecten</w:t>
      </w:r>
      <w:r w:rsidR="00426A76" w:rsidRPr="00097F80">
        <w:rPr>
          <w:rFonts w:cs="Arial"/>
          <w:sz w:val="16"/>
          <w:szCs w:val="16"/>
        </w:rPr>
        <w:t xml:space="preserve"> al suministro, ésta</w:t>
      </w:r>
      <w:r w:rsidR="004B30DD" w:rsidRPr="00097F80">
        <w:rPr>
          <w:rFonts w:cs="Arial"/>
          <w:sz w:val="16"/>
          <w:szCs w:val="16"/>
        </w:rPr>
        <w:t xml:space="preserve">s deberán ser acordadas por ambas partes. La eventual aplicación de penalidades excluye la posibilidad de reclamar daños adicionales derivados del retraso. Ninguna penalidad por retraso podrá ser aplicada transcurridos cuatro meses desde la entrega o cuando el Cliente haya incumplido sus obligaciones de suministro de información suficiente y en plazo, así como sus obligaciones de pago.  </w:t>
      </w:r>
    </w:p>
    <w:p w:rsidR="008836C7" w:rsidRPr="00097F80" w:rsidRDefault="008836C7" w:rsidP="00251C5D">
      <w:pPr>
        <w:pStyle w:val="Estilo1"/>
        <w:numPr>
          <w:ilvl w:val="0"/>
          <w:numId w:val="0"/>
        </w:numPr>
        <w:ind w:right="277"/>
        <w:rPr>
          <w:sz w:val="16"/>
          <w:szCs w:val="16"/>
        </w:rPr>
      </w:pPr>
    </w:p>
    <w:p w:rsidR="00A97C9B" w:rsidRPr="00097F80" w:rsidRDefault="00E51F40" w:rsidP="00C16E96">
      <w:pPr>
        <w:ind w:right="277"/>
        <w:rPr>
          <w:rFonts w:cs="Arial"/>
          <w:b/>
          <w:sz w:val="16"/>
          <w:szCs w:val="16"/>
        </w:rPr>
      </w:pPr>
      <w:r w:rsidRPr="00097F80">
        <w:rPr>
          <w:rFonts w:cs="Arial"/>
          <w:b/>
          <w:sz w:val="16"/>
          <w:szCs w:val="16"/>
        </w:rPr>
        <w:t>TÉRMINOS DE LA ENTREGA</w:t>
      </w:r>
    </w:p>
    <w:p w:rsidR="00A97C9B" w:rsidRPr="00097F80" w:rsidRDefault="00A97C9B" w:rsidP="00A97C9B">
      <w:pPr>
        <w:ind w:right="277"/>
        <w:rPr>
          <w:rFonts w:cs="Arial"/>
          <w:b/>
          <w:sz w:val="16"/>
          <w:szCs w:val="16"/>
        </w:rPr>
      </w:pPr>
    </w:p>
    <w:tbl>
      <w:tblPr>
        <w:tblW w:w="0" w:type="auto"/>
        <w:tblLook w:val="04A0"/>
      </w:tblPr>
      <w:tblGrid>
        <w:gridCol w:w="4674"/>
      </w:tblGrid>
      <w:tr w:rsidR="00A97C9B" w:rsidRPr="00097F80" w:rsidTr="0049176E">
        <w:tc>
          <w:tcPr>
            <w:tcW w:w="4674" w:type="dxa"/>
          </w:tcPr>
          <w:p w:rsidR="00A97C9B" w:rsidRDefault="00104652" w:rsidP="00820189">
            <w:pPr>
              <w:ind w:right="277"/>
              <w:rPr>
                <w:rFonts w:cs="Arial"/>
                <w:sz w:val="16"/>
                <w:szCs w:val="16"/>
              </w:rPr>
            </w:pPr>
            <w:r w:rsidRPr="00097F80">
              <w:rPr>
                <w:rFonts w:cs="Arial"/>
                <w:sz w:val="16"/>
                <w:szCs w:val="16"/>
              </w:rPr>
              <w:t>Transporte incluido en península. Descarga no incluida</w:t>
            </w:r>
            <w:r w:rsidR="00C16E96" w:rsidRPr="00097F80">
              <w:rPr>
                <w:rFonts w:cs="Arial"/>
                <w:sz w:val="16"/>
                <w:szCs w:val="16"/>
              </w:rPr>
              <w:t>. Para otros emplazamientos, consultar</w:t>
            </w:r>
          </w:p>
          <w:p w:rsidR="0049176E" w:rsidRPr="00097F80" w:rsidRDefault="0049176E" w:rsidP="00820189">
            <w:pPr>
              <w:ind w:right="277"/>
              <w:rPr>
                <w:rFonts w:cs="Arial"/>
                <w:b/>
                <w:sz w:val="16"/>
                <w:szCs w:val="16"/>
              </w:rPr>
            </w:pPr>
          </w:p>
        </w:tc>
      </w:tr>
    </w:tbl>
    <w:p w:rsidR="0049176E" w:rsidRDefault="0049176E" w:rsidP="0049176E">
      <w:pPr>
        <w:ind w:right="277"/>
        <w:rPr>
          <w:rFonts w:cs="Arial"/>
          <w:b/>
          <w:sz w:val="16"/>
          <w:szCs w:val="16"/>
        </w:rPr>
      </w:pPr>
    </w:p>
    <w:p w:rsidR="0049176E" w:rsidRPr="00097F80" w:rsidRDefault="0049176E" w:rsidP="0049176E">
      <w:pPr>
        <w:ind w:right="277"/>
        <w:rPr>
          <w:rFonts w:cs="Arial"/>
          <w:b/>
          <w:sz w:val="16"/>
          <w:szCs w:val="16"/>
        </w:rPr>
      </w:pPr>
      <w:r>
        <w:rPr>
          <w:rFonts w:cs="Arial"/>
          <w:b/>
          <w:sz w:val="16"/>
          <w:szCs w:val="16"/>
        </w:rPr>
        <w:t>GESTIÓN DE RESIDUOS</w:t>
      </w:r>
    </w:p>
    <w:p w:rsidR="0049176E" w:rsidRPr="00097F80" w:rsidRDefault="0049176E" w:rsidP="0049176E">
      <w:pPr>
        <w:ind w:right="277"/>
        <w:rPr>
          <w:rFonts w:cs="Arial"/>
          <w:b/>
          <w:sz w:val="16"/>
          <w:szCs w:val="16"/>
        </w:rPr>
      </w:pPr>
    </w:p>
    <w:tbl>
      <w:tblPr>
        <w:tblW w:w="0" w:type="auto"/>
        <w:tblLook w:val="04A0"/>
      </w:tblPr>
      <w:tblGrid>
        <w:gridCol w:w="4674"/>
      </w:tblGrid>
      <w:tr w:rsidR="0049176E" w:rsidRPr="00264282" w:rsidTr="00264282">
        <w:tc>
          <w:tcPr>
            <w:tcW w:w="4674" w:type="dxa"/>
          </w:tcPr>
          <w:p w:rsidR="0049176E" w:rsidRDefault="00FB051C" w:rsidP="00264282">
            <w:pPr>
              <w:ind w:right="277"/>
              <w:jc w:val="both"/>
              <w:rPr>
                <w:rFonts w:cs="Arial"/>
                <w:sz w:val="16"/>
                <w:szCs w:val="16"/>
              </w:rPr>
            </w:pPr>
            <w:r>
              <w:rPr>
                <w:rFonts w:cs="Arial"/>
                <w:sz w:val="16"/>
                <w:szCs w:val="16"/>
              </w:rPr>
              <w:t xml:space="preserve">En caso de que el equipo a sustituir haya sido fabricado por </w:t>
            </w:r>
            <w:r w:rsidR="0049176E">
              <w:rPr>
                <w:rFonts w:cs="Arial"/>
                <w:sz w:val="16"/>
                <w:szCs w:val="16"/>
              </w:rPr>
              <w:t>INGETEAM</w:t>
            </w:r>
            <w:r>
              <w:rPr>
                <w:rFonts w:cs="Arial"/>
                <w:sz w:val="16"/>
                <w:szCs w:val="16"/>
              </w:rPr>
              <w:t xml:space="preserve">, lo </w:t>
            </w:r>
            <w:r w:rsidR="0049176E">
              <w:rPr>
                <w:rFonts w:cs="Arial"/>
                <w:sz w:val="16"/>
                <w:szCs w:val="16"/>
              </w:rPr>
              <w:t xml:space="preserve"> gestionará </w:t>
            </w:r>
            <w:r>
              <w:rPr>
                <w:rFonts w:cs="Arial"/>
                <w:sz w:val="16"/>
                <w:szCs w:val="16"/>
              </w:rPr>
              <w:t>como  Residuo de Aparato Eléctrico y Electrónico (RAEE) según el Real Decreto 208/2005. Para ello, el cliente final deberá enviar el inversor retirado a :</w:t>
            </w:r>
          </w:p>
          <w:p w:rsidR="00264282" w:rsidRPr="00264282" w:rsidRDefault="00264282" w:rsidP="00264282">
            <w:pPr>
              <w:ind w:right="277"/>
              <w:jc w:val="center"/>
              <w:rPr>
                <w:rFonts w:cs="Arial"/>
                <w:b/>
                <w:sz w:val="16"/>
                <w:szCs w:val="16"/>
              </w:rPr>
            </w:pPr>
          </w:p>
          <w:p w:rsidR="00264282" w:rsidRPr="00264282" w:rsidRDefault="00264282" w:rsidP="00264282">
            <w:pPr>
              <w:ind w:right="277"/>
              <w:jc w:val="center"/>
              <w:rPr>
                <w:rFonts w:cs="Arial"/>
                <w:sz w:val="16"/>
                <w:szCs w:val="16"/>
                <w:lang w:val="en-US"/>
              </w:rPr>
            </w:pPr>
            <w:r w:rsidRPr="00264282">
              <w:rPr>
                <w:rFonts w:cs="Arial"/>
                <w:b/>
                <w:sz w:val="16"/>
                <w:szCs w:val="16"/>
                <w:lang w:val="en-US"/>
              </w:rPr>
              <w:t>INGETAM POWER TECHNOLOGY</w:t>
            </w:r>
            <w:proofErr w:type="gramStart"/>
            <w:r w:rsidRPr="00264282">
              <w:rPr>
                <w:rFonts w:cs="Arial"/>
                <w:b/>
                <w:sz w:val="16"/>
                <w:szCs w:val="16"/>
                <w:lang w:val="en-US"/>
              </w:rPr>
              <w:t>,S.A</w:t>
            </w:r>
            <w:proofErr w:type="gramEnd"/>
            <w:r w:rsidRPr="00264282">
              <w:rPr>
                <w:rFonts w:cs="Arial"/>
                <w:sz w:val="16"/>
                <w:szCs w:val="16"/>
                <w:lang w:val="en-US"/>
              </w:rPr>
              <w:t>.</w:t>
            </w:r>
          </w:p>
          <w:p w:rsidR="00264282" w:rsidRPr="00264282" w:rsidRDefault="00264282" w:rsidP="00264282">
            <w:pPr>
              <w:ind w:right="277"/>
              <w:jc w:val="center"/>
              <w:rPr>
                <w:rFonts w:cs="Arial"/>
                <w:b/>
                <w:sz w:val="16"/>
                <w:szCs w:val="16"/>
                <w:lang w:val="es-ES"/>
              </w:rPr>
            </w:pPr>
            <w:r w:rsidRPr="00264282">
              <w:rPr>
                <w:rFonts w:cs="Arial"/>
                <w:sz w:val="16"/>
                <w:szCs w:val="16"/>
              </w:rPr>
              <w:t xml:space="preserve">Polígono Industrial El </w:t>
            </w:r>
            <w:proofErr w:type="spellStart"/>
            <w:r w:rsidRPr="00264282">
              <w:rPr>
                <w:rFonts w:cs="Arial"/>
                <w:sz w:val="16"/>
                <w:szCs w:val="16"/>
              </w:rPr>
              <w:t>Juncarillo</w:t>
            </w:r>
            <w:proofErr w:type="spellEnd"/>
            <w:r w:rsidRPr="00264282">
              <w:rPr>
                <w:rFonts w:cs="Arial"/>
                <w:sz w:val="16"/>
                <w:szCs w:val="16"/>
              </w:rPr>
              <w:t>, Nave 1</w:t>
            </w:r>
          </w:p>
        </w:tc>
      </w:tr>
    </w:tbl>
    <w:p w:rsidR="00A97C9B" w:rsidRPr="007E6718" w:rsidRDefault="00264282" w:rsidP="00264282">
      <w:pPr>
        <w:ind w:right="277"/>
        <w:jc w:val="center"/>
        <w:rPr>
          <w:rFonts w:cs="Arial"/>
          <w:sz w:val="16"/>
          <w:szCs w:val="16"/>
          <w:lang w:val="it-IT"/>
        </w:rPr>
      </w:pPr>
      <w:r w:rsidRPr="007E6718">
        <w:rPr>
          <w:rFonts w:cs="Arial"/>
          <w:sz w:val="16"/>
          <w:szCs w:val="16"/>
          <w:lang w:val="it-IT"/>
        </w:rPr>
        <w:t>31293 Sesma, Navarra.</w:t>
      </w:r>
    </w:p>
    <w:p w:rsidR="00264282" w:rsidRPr="007E6718" w:rsidRDefault="00264282" w:rsidP="00264282">
      <w:pPr>
        <w:ind w:right="277"/>
        <w:jc w:val="center"/>
        <w:rPr>
          <w:rFonts w:cs="Arial"/>
          <w:sz w:val="16"/>
          <w:szCs w:val="16"/>
          <w:lang w:val="it-IT"/>
        </w:rPr>
      </w:pPr>
      <w:r w:rsidRPr="007E6718">
        <w:rPr>
          <w:rFonts w:cs="Arial"/>
          <w:sz w:val="16"/>
          <w:szCs w:val="16"/>
          <w:lang w:val="it-IT"/>
        </w:rPr>
        <w:t>Att. Postventa Solar Fotovoltaica</w:t>
      </w:r>
    </w:p>
    <w:p w:rsidR="00264282" w:rsidRDefault="00673719" w:rsidP="00264282">
      <w:pPr>
        <w:ind w:right="277"/>
        <w:jc w:val="center"/>
        <w:rPr>
          <w:rFonts w:cs="Arial"/>
          <w:sz w:val="16"/>
          <w:szCs w:val="16"/>
        </w:rPr>
      </w:pPr>
      <w:r>
        <w:rPr>
          <w:rFonts w:cs="Arial"/>
          <w:b/>
          <w:sz w:val="16"/>
          <w:szCs w:val="16"/>
        </w:rPr>
        <w:t>Observaciones: “PARA DES</w:t>
      </w:r>
      <w:r w:rsidR="00264282" w:rsidRPr="00264282">
        <w:rPr>
          <w:rFonts w:cs="Arial"/>
          <w:b/>
          <w:sz w:val="16"/>
          <w:szCs w:val="16"/>
        </w:rPr>
        <w:t>ECHAR</w:t>
      </w:r>
      <w:r w:rsidR="00264282">
        <w:rPr>
          <w:rFonts w:cs="Arial"/>
          <w:sz w:val="16"/>
          <w:szCs w:val="16"/>
        </w:rPr>
        <w:t>”</w:t>
      </w:r>
    </w:p>
    <w:p w:rsidR="00264282" w:rsidRDefault="00264282" w:rsidP="00264282">
      <w:pPr>
        <w:ind w:right="277"/>
        <w:jc w:val="center"/>
        <w:rPr>
          <w:rFonts w:cs="Arial"/>
          <w:sz w:val="16"/>
          <w:szCs w:val="16"/>
        </w:rPr>
      </w:pPr>
    </w:p>
    <w:p w:rsidR="002474DB" w:rsidRDefault="002474DB" w:rsidP="002474DB">
      <w:pPr>
        <w:ind w:right="277"/>
        <w:rPr>
          <w:rFonts w:cs="Arial"/>
          <w:b/>
          <w:sz w:val="16"/>
          <w:szCs w:val="16"/>
        </w:rPr>
      </w:pPr>
      <w:bookmarkStart w:id="2" w:name="_Toc287280718"/>
    </w:p>
    <w:p w:rsidR="002474DB" w:rsidRDefault="00830946" w:rsidP="002474DB">
      <w:pPr>
        <w:ind w:right="277"/>
        <w:rPr>
          <w:rFonts w:cs="Arial"/>
          <w:b/>
          <w:sz w:val="16"/>
          <w:szCs w:val="16"/>
        </w:rPr>
      </w:pPr>
      <w:r w:rsidRPr="00097F80">
        <w:rPr>
          <w:rFonts w:cs="Arial"/>
          <w:b/>
          <w:sz w:val="16"/>
          <w:szCs w:val="16"/>
        </w:rPr>
        <w:t>GARANTÍA</w:t>
      </w:r>
    </w:p>
    <w:p w:rsidR="002474DB" w:rsidRDefault="002474DB" w:rsidP="002474DB">
      <w:pPr>
        <w:ind w:right="277"/>
        <w:rPr>
          <w:rFonts w:cs="Arial"/>
          <w:b/>
          <w:sz w:val="16"/>
          <w:szCs w:val="16"/>
        </w:rPr>
      </w:pPr>
    </w:p>
    <w:p w:rsidR="00420E8C" w:rsidRPr="002474DB" w:rsidRDefault="00392FB1" w:rsidP="002474DB">
      <w:pPr>
        <w:ind w:right="277"/>
        <w:rPr>
          <w:rFonts w:cs="Arial"/>
          <w:b/>
          <w:sz w:val="16"/>
          <w:szCs w:val="16"/>
        </w:rPr>
      </w:pPr>
      <w:r w:rsidRPr="00097F80">
        <w:rPr>
          <w:rFonts w:cs="Arial"/>
          <w:sz w:val="16"/>
          <w:szCs w:val="16"/>
        </w:rPr>
        <w:t xml:space="preserve">5 años </w:t>
      </w:r>
      <w:r w:rsidR="00E40402">
        <w:rPr>
          <w:rFonts w:cs="Arial"/>
          <w:sz w:val="16"/>
          <w:szCs w:val="16"/>
        </w:rPr>
        <w:t>de garantía</w:t>
      </w:r>
      <w:r w:rsidR="00420E8C" w:rsidRPr="00097F80">
        <w:rPr>
          <w:rFonts w:cs="Arial"/>
          <w:sz w:val="16"/>
          <w:szCs w:val="16"/>
        </w:rPr>
        <w:t xml:space="preserve">, </w:t>
      </w:r>
      <w:r w:rsidR="00635A29" w:rsidRPr="00097F80">
        <w:rPr>
          <w:rFonts w:cs="Arial"/>
          <w:sz w:val="16"/>
          <w:szCs w:val="16"/>
        </w:rPr>
        <w:t xml:space="preserve">según </w:t>
      </w:r>
      <w:r w:rsidR="00E40402">
        <w:rPr>
          <w:rFonts w:cs="Arial"/>
          <w:sz w:val="16"/>
          <w:szCs w:val="16"/>
        </w:rPr>
        <w:t>documento “Gara</w:t>
      </w:r>
      <w:r w:rsidR="00816377">
        <w:rPr>
          <w:rFonts w:cs="Arial"/>
          <w:sz w:val="16"/>
          <w:szCs w:val="16"/>
        </w:rPr>
        <w:t>n</w:t>
      </w:r>
      <w:r w:rsidR="00E40402">
        <w:rPr>
          <w:rFonts w:cs="Arial"/>
          <w:sz w:val="16"/>
          <w:szCs w:val="16"/>
        </w:rPr>
        <w:t>tía de Producto</w:t>
      </w:r>
      <w:proofErr w:type="gramStart"/>
      <w:r w:rsidR="00E40402">
        <w:rPr>
          <w:rFonts w:cs="Arial"/>
          <w:sz w:val="16"/>
          <w:szCs w:val="16"/>
        </w:rPr>
        <w:t xml:space="preserve">” </w:t>
      </w:r>
      <w:r w:rsidR="007643FB">
        <w:rPr>
          <w:rFonts w:cs="Arial"/>
          <w:sz w:val="16"/>
          <w:szCs w:val="16"/>
        </w:rPr>
        <w:t>,</w:t>
      </w:r>
      <w:proofErr w:type="gramEnd"/>
      <w:r w:rsidR="007643FB">
        <w:rPr>
          <w:rFonts w:cs="Arial"/>
          <w:sz w:val="16"/>
          <w:szCs w:val="16"/>
        </w:rPr>
        <w:t xml:space="preserve"> según Anexo I del presente documento.</w:t>
      </w:r>
    </w:p>
    <w:p w:rsidR="003000DC" w:rsidRDefault="003000DC" w:rsidP="00392FB1">
      <w:pPr>
        <w:ind w:right="277"/>
        <w:rPr>
          <w:rFonts w:cs="Arial"/>
          <w:b/>
          <w:sz w:val="16"/>
          <w:szCs w:val="16"/>
        </w:rPr>
      </w:pPr>
    </w:p>
    <w:p w:rsidR="00CA6066" w:rsidRPr="00097F80" w:rsidRDefault="00CA6066" w:rsidP="00392FB1">
      <w:pPr>
        <w:ind w:right="277"/>
        <w:rPr>
          <w:rFonts w:cs="Arial"/>
          <w:b/>
          <w:sz w:val="16"/>
          <w:szCs w:val="16"/>
        </w:rPr>
      </w:pPr>
      <w:r w:rsidRPr="00097F80">
        <w:rPr>
          <w:rFonts w:cs="Arial"/>
          <w:b/>
          <w:sz w:val="16"/>
          <w:szCs w:val="16"/>
        </w:rPr>
        <w:t>LIMITACIÓN DE RESPONSABILIDAD</w:t>
      </w:r>
      <w:bookmarkEnd w:id="2"/>
    </w:p>
    <w:p w:rsidR="00830946" w:rsidRPr="00097F80" w:rsidRDefault="00830946" w:rsidP="00830946">
      <w:pPr>
        <w:ind w:right="277"/>
        <w:rPr>
          <w:rFonts w:cs="Arial"/>
          <w:b/>
          <w:sz w:val="16"/>
          <w:szCs w:val="16"/>
        </w:rPr>
      </w:pPr>
    </w:p>
    <w:p w:rsidR="00EB7CEC" w:rsidRPr="00097F80" w:rsidRDefault="005A1780" w:rsidP="00251C5D">
      <w:pPr>
        <w:tabs>
          <w:tab w:val="left" w:pos="142"/>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16"/>
          <w:szCs w:val="16"/>
        </w:rPr>
      </w:pPr>
      <w:r w:rsidRPr="00097F80">
        <w:rPr>
          <w:rFonts w:cs="Arial"/>
          <w:sz w:val="16"/>
          <w:szCs w:val="16"/>
        </w:rPr>
        <w:t xml:space="preserve">INGETEAM </w:t>
      </w:r>
      <w:r w:rsidR="00830946" w:rsidRPr="00097F80">
        <w:rPr>
          <w:rFonts w:cs="Arial"/>
          <w:sz w:val="16"/>
          <w:szCs w:val="16"/>
        </w:rPr>
        <w:t xml:space="preserve"> </w:t>
      </w:r>
      <w:r w:rsidR="00CA6066" w:rsidRPr="00097F80">
        <w:rPr>
          <w:rFonts w:cs="Arial"/>
          <w:sz w:val="16"/>
          <w:szCs w:val="16"/>
        </w:rPr>
        <w:t>responderá de los daños y perjuicios directos que se deriven al Cliente o a terceros por el incumplimiento de sus obligaciones contractuales, por defectos del producto, o por acciones u omisiones de sus empleados o subcontratados, hasta un máximo total para reclamaciones, sean del tipo que sean, incluyendo penalizaciones e intervenciones de reparación o reposición al amparo de las garantías otorgadas al Cliente,  del cincuenta por ciento (50%) del precio total del Equipo que ha dado lugar a la reclamación.</w:t>
      </w:r>
      <w:r w:rsidR="0061415D" w:rsidRPr="00097F80">
        <w:rPr>
          <w:rFonts w:cs="Arial"/>
          <w:sz w:val="16"/>
          <w:szCs w:val="16"/>
        </w:rPr>
        <w:t xml:space="preserve"> </w:t>
      </w:r>
      <w:r w:rsidRPr="00097F80">
        <w:rPr>
          <w:rFonts w:cs="Arial"/>
          <w:b/>
          <w:sz w:val="16"/>
          <w:szCs w:val="16"/>
        </w:rPr>
        <w:t xml:space="preserve">INGETEAM </w:t>
      </w:r>
      <w:r w:rsidR="00830946" w:rsidRPr="00097F80">
        <w:rPr>
          <w:rFonts w:cs="Arial"/>
          <w:b/>
          <w:sz w:val="16"/>
          <w:szCs w:val="16"/>
        </w:rPr>
        <w:t xml:space="preserve"> </w:t>
      </w:r>
      <w:r w:rsidR="00CA6066" w:rsidRPr="00097F80">
        <w:rPr>
          <w:rFonts w:cs="Arial"/>
          <w:b/>
          <w:sz w:val="16"/>
          <w:szCs w:val="16"/>
        </w:rPr>
        <w:t>no será responsable de los daños y perjuicios indirectos, consecuenciales ni incidentales que puedan sufrir el Cliente o terceros</w:t>
      </w:r>
      <w:r w:rsidR="00CA6066" w:rsidRPr="00097F80">
        <w:rPr>
          <w:rFonts w:cs="Arial"/>
          <w:sz w:val="16"/>
          <w:szCs w:val="16"/>
        </w:rPr>
        <w:t>,  tales como pérdida de producción, ingresos o beneficios (</w:t>
      </w:r>
      <w:proofErr w:type="spellStart"/>
      <w:r w:rsidR="00CA6066" w:rsidRPr="00097F80">
        <w:rPr>
          <w:rFonts w:cs="Arial"/>
          <w:i/>
          <w:iCs/>
          <w:sz w:val="16"/>
          <w:szCs w:val="16"/>
        </w:rPr>
        <w:t>lucrum</w:t>
      </w:r>
      <w:proofErr w:type="spellEnd"/>
      <w:r w:rsidR="00CA6066" w:rsidRPr="00097F80">
        <w:rPr>
          <w:rFonts w:cs="Arial"/>
          <w:i/>
          <w:iCs/>
          <w:sz w:val="16"/>
          <w:szCs w:val="16"/>
        </w:rPr>
        <w:t xml:space="preserve"> </w:t>
      </w:r>
      <w:proofErr w:type="spellStart"/>
      <w:r w:rsidR="00CA6066" w:rsidRPr="00097F80">
        <w:rPr>
          <w:rFonts w:cs="Arial"/>
          <w:i/>
          <w:iCs/>
          <w:sz w:val="16"/>
          <w:szCs w:val="16"/>
        </w:rPr>
        <w:t>cessans</w:t>
      </w:r>
      <w:proofErr w:type="spellEnd"/>
      <w:r w:rsidR="00CA6066" w:rsidRPr="00097F80">
        <w:rPr>
          <w:rFonts w:cs="Arial"/>
          <w:sz w:val="16"/>
          <w:szCs w:val="16"/>
        </w:rPr>
        <w:t xml:space="preserve">), perdida de disponibilidad, costes de equipo de </w:t>
      </w:r>
    </w:p>
    <w:p w:rsidR="00CA6066" w:rsidRPr="00097F80" w:rsidRDefault="00521722" w:rsidP="00251C5D">
      <w:pPr>
        <w:tabs>
          <w:tab w:val="left" w:pos="142"/>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16"/>
          <w:szCs w:val="16"/>
        </w:rPr>
      </w:pPr>
      <w:proofErr w:type="gramStart"/>
      <w:r w:rsidRPr="00097F80">
        <w:rPr>
          <w:rFonts w:cs="Arial"/>
          <w:sz w:val="16"/>
          <w:szCs w:val="16"/>
        </w:rPr>
        <w:t>s</w:t>
      </w:r>
      <w:r w:rsidR="00CA6066" w:rsidRPr="00097F80">
        <w:rPr>
          <w:rFonts w:cs="Arial"/>
          <w:sz w:val="16"/>
          <w:szCs w:val="16"/>
        </w:rPr>
        <w:t>ustitución</w:t>
      </w:r>
      <w:proofErr w:type="gramEnd"/>
      <w:r w:rsidR="00CA6066" w:rsidRPr="00097F80">
        <w:rPr>
          <w:rFonts w:cs="Arial"/>
          <w:sz w:val="16"/>
          <w:szCs w:val="16"/>
        </w:rPr>
        <w:t>, costes de esperas, costes de inversión y otros de tipo financiero, reclamaciones de terceros, etc.</w:t>
      </w:r>
    </w:p>
    <w:p w:rsidR="00CA6066" w:rsidRPr="00097F80" w:rsidRDefault="00CA6066" w:rsidP="00251C5D">
      <w:pPr>
        <w:tabs>
          <w:tab w:val="left" w:pos="142"/>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16"/>
          <w:szCs w:val="16"/>
        </w:rPr>
      </w:pPr>
      <w:r w:rsidRPr="00097F80">
        <w:rPr>
          <w:rFonts w:cs="Arial"/>
          <w:sz w:val="16"/>
          <w:szCs w:val="16"/>
        </w:rPr>
        <w:lastRenderedPageBreak/>
        <w:t xml:space="preserve">El Cliente conoce y acepta expresamente tales limitaciones de responsabilidad que también serán aplicables respecto de sus clientes y de terceros. </w:t>
      </w:r>
    </w:p>
    <w:p w:rsidR="00CA6066" w:rsidRPr="00097F80" w:rsidRDefault="00CA6066" w:rsidP="00251C5D">
      <w:pPr>
        <w:tabs>
          <w:tab w:val="left" w:pos="426"/>
          <w:tab w:val="left" w:pos="9071"/>
        </w:tabs>
        <w:ind w:right="277"/>
        <w:rPr>
          <w:rFonts w:cs="Arial"/>
          <w:b/>
          <w:sz w:val="16"/>
          <w:szCs w:val="16"/>
          <w:lang w:val="es-ES"/>
        </w:rPr>
      </w:pPr>
    </w:p>
    <w:p w:rsidR="00CA6066" w:rsidRPr="00097F80" w:rsidRDefault="00CA6066" w:rsidP="00392FB1">
      <w:pPr>
        <w:ind w:right="277"/>
        <w:rPr>
          <w:rFonts w:cs="Arial"/>
          <w:b/>
          <w:sz w:val="16"/>
          <w:szCs w:val="16"/>
        </w:rPr>
      </w:pPr>
      <w:bookmarkStart w:id="3" w:name="_Toc287280721"/>
      <w:r w:rsidRPr="00097F80">
        <w:rPr>
          <w:rFonts w:cs="Arial"/>
          <w:b/>
          <w:sz w:val="16"/>
          <w:szCs w:val="16"/>
        </w:rPr>
        <w:t>RESERVA DE DOMINIO</w:t>
      </w:r>
      <w:bookmarkEnd w:id="3"/>
    </w:p>
    <w:p w:rsidR="00830946" w:rsidRPr="00097F80" w:rsidRDefault="00830946" w:rsidP="00830946">
      <w:pPr>
        <w:ind w:right="277"/>
        <w:rPr>
          <w:rFonts w:cs="Arial"/>
          <w:b/>
          <w:sz w:val="16"/>
          <w:szCs w:val="16"/>
        </w:rPr>
      </w:pPr>
    </w:p>
    <w:p w:rsidR="00CA6066" w:rsidRPr="00097F80" w:rsidRDefault="00CA6066" w:rsidP="00426A76">
      <w:pPr>
        <w:tabs>
          <w:tab w:val="left" w:pos="0"/>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16"/>
          <w:szCs w:val="16"/>
        </w:rPr>
      </w:pPr>
      <w:r w:rsidRPr="00097F80">
        <w:rPr>
          <w:rFonts w:cs="Arial"/>
          <w:sz w:val="16"/>
          <w:szCs w:val="16"/>
        </w:rPr>
        <w:t>El objeto del suministro pasará a ser propiedad del Cliente en el momento de su completo pago según los términos contractuales acordados.</w:t>
      </w:r>
    </w:p>
    <w:p w:rsidR="001868D5" w:rsidRPr="00097F80" w:rsidRDefault="001868D5" w:rsidP="001868D5">
      <w:pPr>
        <w:ind w:right="277"/>
        <w:rPr>
          <w:rFonts w:cs="Arial"/>
          <w:b/>
          <w:sz w:val="16"/>
          <w:szCs w:val="16"/>
        </w:rPr>
      </w:pPr>
      <w:bookmarkStart w:id="4" w:name="_Toc287280722"/>
    </w:p>
    <w:p w:rsidR="00CA6066" w:rsidRPr="00097F80" w:rsidRDefault="00CA6066" w:rsidP="00392FB1">
      <w:pPr>
        <w:ind w:right="277"/>
        <w:rPr>
          <w:rFonts w:cs="Arial"/>
          <w:b/>
          <w:sz w:val="16"/>
          <w:szCs w:val="16"/>
        </w:rPr>
      </w:pPr>
      <w:r w:rsidRPr="00097F80">
        <w:rPr>
          <w:rFonts w:cs="Arial"/>
          <w:b/>
          <w:sz w:val="16"/>
          <w:szCs w:val="16"/>
        </w:rPr>
        <w:t>LEY APLICABLE Y RESOLUCIÓN DE CONFLICTOS</w:t>
      </w:r>
      <w:bookmarkEnd w:id="4"/>
    </w:p>
    <w:p w:rsidR="00830946" w:rsidRPr="00097F80" w:rsidRDefault="00830946" w:rsidP="00830946">
      <w:pPr>
        <w:ind w:right="277"/>
        <w:rPr>
          <w:rFonts w:cs="Arial"/>
          <w:b/>
          <w:sz w:val="16"/>
          <w:szCs w:val="16"/>
        </w:rPr>
      </w:pPr>
    </w:p>
    <w:p w:rsidR="00CA6066" w:rsidRPr="00097F80" w:rsidRDefault="00CA6066" w:rsidP="00426A76">
      <w:pPr>
        <w:tabs>
          <w:tab w:val="left" w:pos="0"/>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16"/>
          <w:szCs w:val="16"/>
        </w:rPr>
      </w:pPr>
      <w:r w:rsidRPr="00097F80">
        <w:rPr>
          <w:rFonts w:cs="Arial"/>
          <w:sz w:val="16"/>
          <w:szCs w:val="16"/>
        </w:rPr>
        <w:t>El contrato y su ejecución se rigen por las leyes españolas. La Convención de Viena de 1980 sobre Compraventa Internacional de Mercaderías no será de aplicación.</w:t>
      </w:r>
      <w:r w:rsidR="00D94D83" w:rsidRPr="00097F80">
        <w:rPr>
          <w:rFonts w:cs="Arial"/>
          <w:sz w:val="16"/>
          <w:szCs w:val="16"/>
        </w:rPr>
        <w:t xml:space="preserve"> </w:t>
      </w:r>
      <w:r w:rsidRPr="00097F80">
        <w:rPr>
          <w:rFonts w:cs="Arial"/>
          <w:sz w:val="16"/>
          <w:szCs w:val="16"/>
        </w:rPr>
        <w:t xml:space="preserve">Para la resolución de cualquier controversia relativa a la interpretación y ejecución de un pedido, contrato o relación legal con el Cliente que no pueda resolverse amigablemente, serán competentes los Juzgados de Bilbao (País Vasco),  con renuncia expresa de las partes a su propio fuero. </w:t>
      </w:r>
    </w:p>
    <w:p w:rsidR="00CA6066" w:rsidRPr="00097F80" w:rsidRDefault="00CA6066" w:rsidP="00251C5D">
      <w:pPr>
        <w:pStyle w:val="Textoindependiente"/>
        <w:ind w:right="277"/>
        <w:jc w:val="left"/>
        <w:rPr>
          <w:rFonts w:ascii="Arial" w:hAnsi="Arial" w:cs="Arial"/>
          <w:sz w:val="16"/>
          <w:szCs w:val="16"/>
          <w:lang w:val="es-ES"/>
        </w:rPr>
      </w:pPr>
    </w:p>
    <w:p w:rsidR="00CA6066" w:rsidRPr="00097F80" w:rsidRDefault="00CA6066" w:rsidP="00392FB1">
      <w:pPr>
        <w:ind w:right="277"/>
        <w:rPr>
          <w:b/>
          <w:sz w:val="16"/>
          <w:szCs w:val="16"/>
        </w:rPr>
      </w:pPr>
      <w:bookmarkStart w:id="5" w:name="_Toc287280723"/>
      <w:r w:rsidRPr="00097F80">
        <w:rPr>
          <w:b/>
          <w:sz w:val="16"/>
          <w:szCs w:val="16"/>
        </w:rPr>
        <w:t xml:space="preserve">CONDICIONES GENERALES DE SUMINISTRO </w:t>
      </w:r>
      <w:r w:rsidR="005A1780" w:rsidRPr="00097F80">
        <w:rPr>
          <w:b/>
          <w:sz w:val="16"/>
          <w:szCs w:val="16"/>
        </w:rPr>
        <w:t xml:space="preserve">INGETEAM </w:t>
      </w:r>
      <w:bookmarkEnd w:id="5"/>
      <w:r w:rsidR="00877AB0" w:rsidRPr="00097F80">
        <w:rPr>
          <w:b/>
          <w:sz w:val="16"/>
          <w:szCs w:val="16"/>
        </w:rPr>
        <w:t>POWER TECHNOLOGY</w:t>
      </w:r>
    </w:p>
    <w:p w:rsidR="00830946" w:rsidRPr="00097F80" w:rsidRDefault="00830946" w:rsidP="00830946">
      <w:pPr>
        <w:ind w:right="277"/>
        <w:rPr>
          <w:b/>
          <w:sz w:val="16"/>
          <w:szCs w:val="16"/>
        </w:rPr>
      </w:pPr>
    </w:p>
    <w:p w:rsidR="00CA6066" w:rsidRPr="00097F80" w:rsidRDefault="00CA6066" w:rsidP="00B5302A">
      <w:pPr>
        <w:tabs>
          <w:tab w:val="left" w:pos="0"/>
          <w:tab w:val="left" w:pos="720"/>
          <w:tab w:val="left" w:pos="1440"/>
          <w:tab w:val="left" w:pos="2160"/>
          <w:tab w:val="left" w:pos="2880"/>
          <w:tab w:val="left" w:pos="3600"/>
          <w:tab w:val="left" w:pos="4320"/>
          <w:tab w:val="left" w:pos="5040"/>
          <w:tab w:val="left" w:pos="5760"/>
          <w:tab w:val="left" w:pos="6480"/>
          <w:tab w:val="left" w:pos="731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right="277"/>
        <w:jc w:val="both"/>
        <w:rPr>
          <w:rFonts w:cs="Arial"/>
          <w:sz w:val="16"/>
          <w:szCs w:val="16"/>
        </w:rPr>
      </w:pPr>
      <w:r w:rsidRPr="00097F80">
        <w:rPr>
          <w:rFonts w:cs="Arial"/>
          <w:sz w:val="16"/>
          <w:szCs w:val="16"/>
        </w:rPr>
        <w:t xml:space="preserve">Con carácter supletorio, para todo lo no previsto en la presente Oferta, el suministro se realizará según las Condiciones Generales de Suministro de </w:t>
      </w:r>
      <w:r w:rsidR="005A1780" w:rsidRPr="00097F80">
        <w:rPr>
          <w:rFonts w:cs="Arial"/>
          <w:sz w:val="16"/>
          <w:szCs w:val="16"/>
        </w:rPr>
        <w:t xml:space="preserve">INGETEAM </w:t>
      </w:r>
      <w:r w:rsidR="00830946" w:rsidRPr="00097F80">
        <w:rPr>
          <w:rFonts w:cs="Arial"/>
          <w:sz w:val="16"/>
          <w:szCs w:val="16"/>
        </w:rPr>
        <w:t xml:space="preserve"> </w:t>
      </w:r>
      <w:r w:rsidRPr="00097F80">
        <w:rPr>
          <w:rFonts w:cs="Arial"/>
          <w:sz w:val="16"/>
          <w:szCs w:val="16"/>
        </w:rPr>
        <w:t xml:space="preserve">que se encuentran a su disposición en la página Web: </w:t>
      </w:r>
      <w:hyperlink r:id="rId10" w:history="1">
        <w:r w:rsidRPr="00097F80">
          <w:rPr>
            <w:rFonts w:cs="Arial"/>
            <w:b/>
            <w:sz w:val="16"/>
            <w:szCs w:val="16"/>
          </w:rPr>
          <w:t>www.</w:t>
        </w:r>
        <w:r w:rsidR="005A1780" w:rsidRPr="00097F80">
          <w:rPr>
            <w:rFonts w:cs="Arial"/>
            <w:b/>
            <w:sz w:val="16"/>
            <w:szCs w:val="16"/>
          </w:rPr>
          <w:t>INGETEAM</w:t>
        </w:r>
        <w:r w:rsidRPr="00097F80">
          <w:rPr>
            <w:rFonts w:cs="Arial"/>
            <w:b/>
            <w:sz w:val="16"/>
            <w:szCs w:val="16"/>
          </w:rPr>
          <w:t>.com</w:t>
        </w:r>
      </w:hyperlink>
      <w:r w:rsidRPr="00097F80">
        <w:rPr>
          <w:rFonts w:cs="Arial"/>
          <w:sz w:val="16"/>
          <w:szCs w:val="16"/>
        </w:rPr>
        <w:t>, aun cuando el pedido o las Condiciones Generales de Compra del Cliente difieran de las mismas.</w:t>
      </w:r>
    </w:p>
    <w:p w:rsidR="008332B9" w:rsidRDefault="008332B9" w:rsidP="00097F80">
      <w:pPr>
        <w:ind w:right="277"/>
        <w:rPr>
          <w:rFonts w:cs="Arial"/>
          <w:b/>
          <w:sz w:val="16"/>
          <w:szCs w:val="16"/>
        </w:rPr>
      </w:pPr>
    </w:p>
    <w:p w:rsidR="00DB10F4" w:rsidRPr="00097F80" w:rsidRDefault="00DB10F4" w:rsidP="00DB10F4">
      <w:pPr>
        <w:ind w:right="277"/>
        <w:rPr>
          <w:rFonts w:cs="Arial"/>
          <w:b/>
          <w:sz w:val="16"/>
          <w:szCs w:val="16"/>
        </w:rPr>
      </w:pPr>
      <w:r w:rsidRPr="008E6F0D">
        <w:rPr>
          <w:rFonts w:cs="Arial"/>
          <w:b/>
          <w:sz w:val="16"/>
          <w:szCs w:val="16"/>
        </w:rPr>
        <w:t>VALIDEZ DE LA PROMOCION  Y ACEPTACIÓN DE PEDIDO</w:t>
      </w:r>
      <w:r w:rsidR="000A1E09" w:rsidRPr="008E6F0D">
        <w:rPr>
          <w:rFonts w:cs="Arial"/>
          <w:b/>
          <w:sz w:val="16"/>
          <w:szCs w:val="16"/>
        </w:rPr>
        <w:t>S</w:t>
      </w:r>
    </w:p>
    <w:p w:rsidR="00DB10F4" w:rsidRPr="00C43762" w:rsidRDefault="00DB10F4" w:rsidP="00DB10F4">
      <w:pPr>
        <w:ind w:right="277"/>
        <w:rPr>
          <w:b/>
          <w:sz w:val="20"/>
        </w:rPr>
      </w:pPr>
    </w:p>
    <w:p w:rsidR="007C0D20" w:rsidRDefault="00DE6572" w:rsidP="00DB10F4">
      <w:pPr>
        <w:ind w:right="277"/>
        <w:jc w:val="both"/>
        <w:rPr>
          <w:rFonts w:cs="Arial"/>
          <w:sz w:val="16"/>
          <w:szCs w:val="16"/>
        </w:rPr>
      </w:pPr>
      <w:r>
        <w:rPr>
          <w:rFonts w:cs="Arial"/>
          <w:b/>
          <w:sz w:val="16"/>
          <w:szCs w:val="16"/>
        </w:rPr>
        <w:t>Validez de la promoción 31-12-2015 o fin de existencias</w:t>
      </w:r>
      <w:r w:rsidR="00DB10F4" w:rsidRPr="008E6F0D">
        <w:rPr>
          <w:rFonts w:cs="Arial"/>
          <w:b/>
          <w:sz w:val="16"/>
          <w:szCs w:val="16"/>
        </w:rPr>
        <w:t xml:space="preserve">. </w:t>
      </w:r>
      <w:r w:rsidR="00DB10F4" w:rsidRPr="008E6F0D">
        <w:rPr>
          <w:rFonts w:cs="Arial"/>
          <w:sz w:val="16"/>
          <w:szCs w:val="16"/>
        </w:rPr>
        <w:t>El pedido será vinculante desde el momento en que haya sido confirmado por INGETEAM  mediante el envío de la correspondiente Confirmación de Pedido en señal de aceptación a la Empresa Colaboradora, y sólo en aquellos casos en los que el pago adelantado resulte contractualmente exigible, el contrato desplegará sus efectos en el momento en que se haya producido dicho pago.</w:t>
      </w:r>
    </w:p>
    <w:p w:rsidR="007712A7" w:rsidRDefault="007712A7"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Pr="00550052" w:rsidRDefault="00550052" w:rsidP="00DB10F4">
      <w:pPr>
        <w:ind w:right="277"/>
        <w:jc w:val="both"/>
        <w:rPr>
          <w:rFonts w:cs="Arial"/>
          <w:b/>
          <w:sz w:val="16"/>
          <w:szCs w:val="16"/>
        </w:rPr>
      </w:pPr>
      <w:r w:rsidRPr="00550052">
        <w:rPr>
          <w:rFonts w:cs="Arial"/>
          <w:b/>
          <w:sz w:val="16"/>
          <w:szCs w:val="16"/>
        </w:rPr>
        <w:t>CONFORME  EL CLIENTE:</w:t>
      </w: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roofErr w:type="gramStart"/>
      <w:r>
        <w:rPr>
          <w:rFonts w:cs="Arial"/>
          <w:sz w:val="16"/>
          <w:szCs w:val="16"/>
        </w:rPr>
        <w:t>Firma …</w:t>
      </w:r>
      <w:proofErr w:type="gramEnd"/>
      <w:r>
        <w:rPr>
          <w:rFonts w:cs="Arial"/>
          <w:sz w:val="16"/>
          <w:szCs w:val="16"/>
        </w:rPr>
        <w:t>…………………………………………….</w:t>
      </w: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pPr>
    </w:p>
    <w:p w:rsidR="00550052" w:rsidRDefault="00550052" w:rsidP="00DB10F4">
      <w:pPr>
        <w:ind w:right="277"/>
        <w:jc w:val="both"/>
        <w:rPr>
          <w:rFonts w:cs="Arial"/>
          <w:sz w:val="16"/>
          <w:szCs w:val="16"/>
        </w:rPr>
        <w:sectPr w:rsidR="00550052" w:rsidSect="007E4105">
          <w:footerReference w:type="default" r:id="rId11"/>
          <w:type w:val="continuous"/>
          <w:pgSz w:w="11906" w:h="16838" w:code="9"/>
          <w:pgMar w:top="1134" w:right="851" w:bottom="851" w:left="1418" w:header="630" w:footer="720" w:gutter="0"/>
          <w:cols w:num="2" w:space="720"/>
        </w:sectPr>
      </w:pPr>
      <w:r>
        <w:rPr>
          <w:rFonts w:cs="Arial"/>
          <w:sz w:val="16"/>
          <w:szCs w:val="16"/>
        </w:rPr>
        <w:t>Fecha:……………………………………………….</w:t>
      </w:r>
    </w:p>
    <w:p w:rsidR="00DB10F4" w:rsidRDefault="00DB10F4" w:rsidP="00DB10F4">
      <w:pPr>
        <w:ind w:right="277"/>
        <w:jc w:val="both"/>
        <w:rPr>
          <w:rFonts w:cs="Arial"/>
          <w:sz w:val="16"/>
          <w:szCs w:val="16"/>
        </w:rPr>
      </w:pPr>
    </w:p>
    <w:p w:rsidR="00163D90" w:rsidRPr="004C0469" w:rsidRDefault="00163D90" w:rsidP="00163D90">
      <w:pPr>
        <w:pStyle w:val="Ttulo1"/>
        <w:numPr>
          <w:ilvl w:val="0"/>
          <w:numId w:val="0"/>
        </w:numPr>
        <w:jc w:val="center"/>
        <w:rPr>
          <w:sz w:val="16"/>
          <w:szCs w:val="16"/>
        </w:rPr>
      </w:pPr>
      <w:r>
        <w:rPr>
          <w:sz w:val="16"/>
          <w:szCs w:val="16"/>
        </w:rPr>
        <w:t xml:space="preserve">ANEXO I: </w:t>
      </w:r>
      <w:r w:rsidRPr="004C0469">
        <w:rPr>
          <w:sz w:val="16"/>
          <w:szCs w:val="16"/>
        </w:rPr>
        <w:t>GARANTÍA DE PRODUCTO</w:t>
      </w:r>
    </w:p>
    <w:p w:rsidR="00163D90" w:rsidRPr="004C0469" w:rsidRDefault="00163D90" w:rsidP="00163D90">
      <w:pPr>
        <w:jc w:val="center"/>
        <w:rPr>
          <w:rFonts w:cs="Arial"/>
          <w:b/>
          <w:i/>
          <w:snapToGrid w:val="0"/>
          <w:sz w:val="16"/>
          <w:szCs w:val="16"/>
        </w:rPr>
      </w:pPr>
      <w:r w:rsidRPr="004C0469">
        <w:rPr>
          <w:rFonts w:cs="Arial"/>
          <w:b/>
          <w:i/>
          <w:snapToGrid w:val="0"/>
          <w:sz w:val="16"/>
          <w:szCs w:val="16"/>
        </w:rPr>
        <w:t>INVERSORES FOTOVOLTAICOS INGECON SUN</w:t>
      </w:r>
    </w:p>
    <w:p w:rsidR="00163D90" w:rsidRPr="004C0469" w:rsidRDefault="00163D90" w:rsidP="00163D90">
      <w:pPr>
        <w:jc w:val="both"/>
        <w:rPr>
          <w:rFonts w:cs="Arial"/>
          <w:b/>
          <w:i/>
          <w:snapToGrid w:val="0"/>
          <w:sz w:val="16"/>
          <w:szCs w:val="16"/>
        </w:rPr>
      </w:pPr>
    </w:p>
    <w:p w:rsidR="00163D90" w:rsidRPr="004C0469" w:rsidRDefault="00163D90" w:rsidP="00163D90">
      <w:pPr>
        <w:jc w:val="both"/>
        <w:rPr>
          <w:rFonts w:cs="Arial"/>
          <w:b/>
          <w:i/>
          <w:snapToGrid w:val="0"/>
          <w:sz w:val="16"/>
          <w:szCs w:val="16"/>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Ingeteam Power Technology S.A. - Energy y sus filiales (en adelante, conjuntamente, “INGETEAM”) garantizan que sus productos son nuevos y que cumplen con las especificaciones técnicas y normativas les resulten de aplicación. INGETEAM garantiza la calidad y prestaciones de sus Inversores Fotovoltaicos en los términos y condiciones que se expresan a continuación:</w:t>
      </w:r>
    </w:p>
    <w:p w:rsidR="00163D90" w:rsidRPr="004C0469" w:rsidRDefault="00163D90" w:rsidP="00163D90">
      <w:pPr>
        <w:pStyle w:val="Textoindependiente"/>
        <w:ind w:left="-270" w:right="-406"/>
        <w:rPr>
          <w:rFonts w:ascii="Arial" w:hAnsi="Arial" w:cs="Arial"/>
          <w:sz w:val="14"/>
          <w:szCs w:val="14"/>
        </w:rPr>
      </w:pPr>
    </w:p>
    <w:p w:rsidR="00163D90" w:rsidRDefault="00163D90" w:rsidP="00163D90">
      <w:pPr>
        <w:pStyle w:val="Textoindependiente"/>
        <w:ind w:left="-270" w:right="-406"/>
        <w:rPr>
          <w:rFonts w:ascii="Arial" w:hAnsi="Arial" w:cs="Arial"/>
          <w:b/>
          <w:sz w:val="14"/>
          <w:szCs w:val="14"/>
        </w:rPr>
      </w:pPr>
      <w:r w:rsidRPr="004C0469">
        <w:rPr>
          <w:rFonts w:ascii="Arial" w:hAnsi="Arial" w:cs="Arial"/>
          <w:b/>
          <w:sz w:val="14"/>
          <w:szCs w:val="14"/>
        </w:rPr>
        <w:t>5 AÑOS DE GARANTÍA POR DEFECTOS DE MATERIALES O FABRICACIÓN</w:t>
      </w:r>
    </w:p>
    <w:p w:rsidR="00163D90" w:rsidRPr="004C0469" w:rsidRDefault="00163D90" w:rsidP="00163D90">
      <w:pPr>
        <w:pStyle w:val="Textoindependiente"/>
        <w:ind w:left="-270" w:right="-406"/>
        <w:rPr>
          <w:rFonts w:ascii="Arial" w:hAnsi="Arial" w:cs="Arial"/>
          <w:b/>
          <w:sz w:val="14"/>
          <w:szCs w:val="14"/>
        </w:rPr>
      </w:pPr>
    </w:p>
    <w:p w:rsidR="00163D90" w:rsidRPr="004C0469" w:rsidRDefault="00163D90" w:rsidP="00163D90">
      <w:pPr>
        <w:autoSpaceDE w:val="0"/>
        <w:autoSpaceDN w:val="0"/>
        <w:adjustRightInd w:val="0"/>
        <w:jc w:val="both"/>
        <w:rPr>
          <w:rFonts w:cs="Arial"/>
          <w:snapToGrid w:val="0"/>
          <w:sz w:val="14"/>
          <w:szCs w:val="14"/>
        </w:rPr>
      </w:pPr>
      <w:r w:rsidRPr="004C0469">
        <w:rPr>
          <w:rFonts w:cs="Arial"/>
          <w:sz w:val="14"/>
          <w:szCs w:val="14"/>
        </w:rPr>
        <w:t xml:space="preserve">INGETEAM garantiza que sus Inversores fotovoltaicos se encuentran libres de cualquier defecto en sus materiales o en su fabricación que impidan su normal funcionamiento en condiciones correctas de utilización, instalación y mantenimiento. La duración de la garantía será de </w:t>
      </w:r>
      <w:r w:rsidRPr="004C0469">
        <w:rPr>
          <w:rFonts w:cs="Arial"/>
          <w:b/>
          <w:sz w:val="14"/>
          <w:szCs w:val="14"/>
        </w:rPr>
        <w:t>5 años</w:t>
      </w:r>
      <w:r w:rsidRPr="004C0469">
        <w:rPr>
          <w:rFonts w:cs="Arial"/>
          <w:sz w:val="14"/>
          <w:szCs w:val="14"/>
        </w:rPr>
        <w:t xml:space="preserve"> desde la puesta en marcha del equipo, con un periodo máximo de </w:t>
      </w:r>
      <w:r w:rsidRPr="004C0469">
        <w:rPr>
          <w:rFonts w:cs="Arial"/>
          <w:b/>
          <w:sz w:val="14"/>
          <w:szCs w:val="14"/>
        </w:rPr>
        <w:t>5 (cinco) años y 3 (tres) meses</w:t>
      </w:r>
      <w:r w:rsidRPr="004C0469">
        <w:rPr>
          <w:rFonts w:cs="Arial"/>
          <w:sz w:val="14"/>
          <w:szCs w:val="14"/>
        </w:rPr>
        <w:t xml:space="preserve"> desde la salida de fábrica del mismo. La fecha </w:t>
      </w:r>
      <w:r w:rsidRPr="004C0469">
        <w:rPr>
          <w:rFonts w:cs="Arial"/>
          <w:snapToGrid w:val="0"/>
          <w:sz w:val="14"/>
          <w:szCs w:val="14"/>
        </w:rPr>
        <w:t xml:space="preserve">de salida de fábrica vendrá indicada en la nota de entrega suministrada conjuntamente con el equipo. INGETEAM ofrece la presente garantía con carácter mínimo para todos los Inversores Marca </w:t>
      </w:r>
      <w:proofErr w:type="spellStart"/>
      <w:r w:rsidRPr="004C0469">
        <w:rPr>
          <w:rFonts w:cs="Arial"/>
          <w:snapToGrid w:val="0"/>
          <w:sz w:val="14"/>
          <w:szCs w:val="14"/>
        </w:rPr>
        <w:t>Ingecon</w:t>
      </w:r>
      <w:proofErr w:type="spellEnd"/>
      <w:r w:rsidRPr="004C0469">
        <w:rPr>
          <w:rFonts w:cs="Arial"/>
          <w:snapToGrid w:val="0"/>
          <w:sz w:val="14"/>
          <w:szCs w:val="14"/>
        </w:rPr>
        <w:t xml:space="preserve"> </w:t>
      </w:r>
      <w:proofErr w:type="spellStart"/>
      <w:r w:rsidRPr="004C0469">
        <w:rPr>
          <w:rFonts w:cs="Arial"/>
          <w:snapToGrid w:val="0"/>
          <w:sz w:val="14"/>
          <w:szCs w:val="14"/>
        </w:rPr>
        <w:t>Sun</w:t>
      </w:r>
      <w:proofErr w:type="spellEnd"/>
      <w:r w:rsidRPr="004C0469">
        <w:rPr>
          <w:rFonts w:cs="Arial"/>
          <w:snapToGrid w:val="0"/>
          <w:sz w:val="14"/>
          <w:szCs w:val="14"/>
        </w:rPr>
        <w:t xml:space="preserve"> instalados en España (Península Ibérica), Italia, Alemania, Portugal (Península Ibérica) y Francia (Continental) y entrará en vigor a partir de su fecha de edición sin carácter retroactivo. La presente garantía no aplicará en ningún caso a los </w:t>
      </w:r>
      <w:r w:rsidRPr="004C0469">
        <w:rPr>
          <w:rFonts w:cs="Arial"/>
          <w:sz w:val="14"/>
          <w:szCs w:val="14"/>
        </w:rPr>
        <w:t>territorios insulares y de ultramar de los citados países. INGETEAM se reserva el derecho de ofrecer extensiones de garantía, adecuadas a las características diferenciales de cada mercado o país. En  tal caso, dichas extensiones de garantía se recogerán en documento aparte.</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b/>
          <w:sz w:val="14"/>
          <w:szCs w:val="14"/>
        </w:rPr>
      </w:pPr>
      <w:r w:rsidRPr="004C0469">
        <w:rPr>
          <w:rFonts w:ascii="Arial" w:hAnsi="Arial" w:cs="Arial"/>
          <w:b/>
          <w:sz w:val="14"/>
          <w:szCs w:val="14"/>
        </w:rPr>
        <w:t>TÉRMINOS Y CONDICIONES DE LA GARANTÍA</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16364">
      <w:pPr>
        <w:pStyle w:val="Textoindependiente"/>
        <w:numPr>
          <w:ilvl w:val="0"/>
          <w:numId w:val="7"/>
        </w:numPr>
        <w:tabs>
          <w:tab w:val="clear" w:pos="426"/>
          <w:tab w:val="clear" w:pos="4820"/>
          <w:tab w:val="clear" w:pos="5387"/>
          <w:tab w:val="clear" w:pos="8505"/>
          <w:tab w:val="clear" w:pos="8647"/>
          <w:tab w:val="clear" w:pos="8931"/>
        </w:tabs>
        <w:ind w:left="180" w:right="-406" w:hanging="180"/>
        <w:rPr>
          <w:rFonts w:ascii="Arial" w:hAnsi="Arial" w:cs="Arial"/>
          <w:b/>
          <w:sz w:val="14"/>
          <w:szCs w:val="14"/>
        </w:rPr>
      </w:pPr>
      <w:r w:rsidRPr="004C0469">
        <w:rPr>
          <w:rFonts w:ascii="Arial" w:hAnsi="Arial" w:cs="Arial"/>
          <w:b/>
          <w:sz w:val="14"/>
          <w:szCs w:val="14"/>
        </w:rPr>
        <w:t>ALCANCE.</w:t>
      </w: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Si en cualquier momento durante el periodo de validez de la garantía, el Inversor Fotovoltaico adquirido no funcionara correctamente como consecuencia de la aparición de defectos en sus materiales o en su fabricación, INGETEAM se obliga, a su elección y dependiendo del defecto que presentara el inversor, a solucionar la incidencia empleando cualquiera de las siguientes acciones:</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16364">
      <w:pPr>
        <w:pStyle w:val="Textoindependiente"/>
        <w:numPr>
          <w:ilvl w:val="0"/>
          <w:numId w:val="12"/>
        </w:numPr>
        <w:tabs>
          <w:tab w:val="clear" w:pos="426"/>
          <w:tab w:val="clear" w:pos="4820"/>
          <w:tab w:val="clear" w:pos="5387"/>
          <w:tab w:val="clear" w:pos="8505"/>
          <w:tab w:val="clear" w:pos="8647"/>
          <w:tab w:val="clear" w:pos="8931"/>
        </w:tabs>
        <w:ind w:right="-406"/>
        <w:rPr>
          <w:rFonts w:ascii="Arial" w:hAnsi="Arial" w:cs="Arial"/>
          <w:sz w:val="14"/>
          <w:szCs w:val="14"/>
          <w:lang w:eastAsia="en-US"/>
        </w:rPr>
      </w:pPr>
      <w:r w:rsidRPr="004C0469">
        <w:rPr>
          <w:rFonts w:ascii="Arial" w:hAnsi="Arial" w:cs="Arial"/>
          <w:b/>
          <w:sz w:val="14"/>
          <w:szCs w:val="14"/>
        </w:rPr>
        <w:t>ASISTENCIA EN CAMPO.</w:t>
      </w:r>
      <w:r w:rsidRPr="004C0469">
        <w:rPr>
          <w:rFonts w:ascii="Arial" w:hAnsi="Arial" w:cs="Arial"/>
          <w:sz w:val="14"/>
          <w:szCs w:val="14"/>
        </w:rPr>
        <w:t xml:space="preserve"> INGETEAM prestará servicios de asistencia en campo con un tiempo máximo de respuesta, siempre que sea razonablemente posible, de 5 días</w:t>
      </w:r>
      <w:r w:rsidRPr="004C0469" w:rsidDel="00BD4263">
        <w:rPr>
          <w:rFonts w:ascii="Arial" w:hAnsi="Arial" w:cs="Arial"/>
          <w:sz w:val="14"/>
          <w:szCs w:val="14"/>
        </w:rPr>
        <w:t xml:space="preserve"> </w:t>
      </w:r>
      <w:r w:rsidRPr="004C0469">
        <w:rPr>
          <w:rFonts w:ascii="Arial" w:hAnsi="Arial" w:cs="Arial"/>
          <w:sz w:val="14"/>
          <w:szCs w:val="14"/>
        </w:rPr>
        <w:t xml:space="preserve">laborables desde la recepción del </w:t>
      </w:r>
      <w:r w:rsidRPr="004C0469">
        <w:rPr>
          <w:rFonts w:ascii="Arial" w:hAnsi="Arial" w:cs="Arial"/>
          <w:i/>
          <w:sz w:val="14"/>
          <w:szCs w:val="14"/>
        </w:rPr>
        <w:t xml:space="preserve">“Formulario de Solicitud de asistencia”   </w:t>
      </w:r>
      <w:r w:rsidRPr="004C0469">
        <w:rPr>
          <w:rFonts w:ascii="Arial" w:hAnsi="Arial" w:cs="Arial"/>
          <w:sz w:val="14"/>
          <w:szCs w:val="14"/>
        </w:rPr>
        <w:t>debidamente cumplimentado y firmado por el cliente. INGETEAM pondrá todos los medios necesarios para reducir dicho tiempo máximo de respuesta, tratando de diagnosticar y solucionar la incidencia siempre que sea posible.</w:t>
      </w:r>
      <w:r w:rsidRPr="004C0469">
        <w:rPr>
          <w:rFonts w:ascii="Arial" w:hAnsi="Arial" w:cs="Arial"/>
          <w:sz w:val="14"/>
          <w:szCs w:val="14"/>
          <w:lang w:eastAsia="en-US"/>
        </w:rPr>
        <w:t xml:space="preserve"> </w:t>
      </w:r>
      <w:r w:rsidRPr="004C0469">
        <w:rPr>
          <w:rFonts w:ascii="Arial" w:hAnsi="Arial" w:cs="Arial"/>
          <w:sz w:val="14"/>
          <w:szCs w:val="14"/>
        </w:rPr>
        <w:t xml:space="preserve">El cliente nombrará un responsable que facilitará el acceso del personal técnico de INGETEAM a la instalación sin retrasos. Dicho responsable constatará los tiempos y trabajos realizados por el personal técnico de INGETEAM y su presencia será condición indispensable para la prestación del servicio de asistencia, ya que pudiera ser necesario actuar en otras partes de la instalación. </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16364">
      <w:pPr>
        <w:pStyle w:val="Textoindependiente"/>
        <w:numPr>
          <w:ilvl w:val="0"/>
          <w:numId w:val="12"/>
        </w:numPr>
        <w:tabs>
          <w:tab w:val="clear" w:pos="426"/>
          <w:tab w:val="clear" w:pos="4820"/>
          <w:tab w:val="clear" w:pos="5387"/>
          <w:tab w:val="clear" w:pos="8505"/>
          <w:tab w:val="clear" w:pos="8647"/>
          <w:tab w:val="clear" w:pos="8931"/>
        </w:tabs>
        <w:ind w:right="-406"/>
        <w:rPr>
          <w:rFonts w:ascii="Arial" w:hAnsi="Arial" w:cs="Arial"/>
          <w:b/>
          <w:sz w:val="14"/>
          <w:szCs w:val="14"/>
        </w:rPr>
      </w:pPr>
      <w:r w:rsidRPr="004C0469">
        <w:rPr>
          <w:rFonts w:ascii="Arial" w:hAnsi="Arial" w:cs="Arial"/>
          <w:b/>
          <w:sz w:val="14"/>
          <w:szCs w:val="14"/>
        </w:rPr>
        <w:t>SUSTITUCION DEL INVERSOR O COMPONENTE DEFECTUOSO.</w:t>
      </w:r>
      <w:r w:rsidRPr="004C0469">
        <w:rPr>
          <w:rFonts w:ascii="Arial" w:hAnsi="Arial" w:cs="Arial"/>
          <w:sz w:val="14"/>
          <w:szCs w:val="14"/>
        </w:rPr>
        <w:t xml:space="preserve"> INGETEAM podrá sustituir el producto o componente defectuoso por otro equivalente en modelo y antigüedad en un plazo máximo, siempre que sea razonablemente posible, de 5 días laborables desde la recepción del </w:t>
      </w:r>
      <w:r w:rsidRPr="004C0469">
        <w:rPr>
          <w:rFonts w:ascii="Arial" w:hAnsi="Arial" w:cs="Arial"/>
          <w:i/>
          <w:sz w:val="14"/>
          <w:szCs w:val="14"/>
        </w:rPr>
        <w:t>“Formulario de sustitución anticipada”</w:t>
      </w:r>
      <w:r w:rsidRPr="004C0469">
        <w:rPr>
          <w:rFonts w:ascii="Arial" w:hAnsi="Arial" w:cs="Arial"/>
          <w:sz w:val="14"/>
          <w:szCs w:val="14"/>
        </w:rPr>
        <w:t xml:space="preserve"> debidamente cumplimentado y firmado por el cliente. Una vez analizada y verificada la incidencia, el S.A.T. de INGETEAM  tomará la decisión  de sustituir el inversor o componente dañado por un componente de reemplazo de similares características y en perfectas condiciones para su utilización. </w:t>
      </w:r>
      <w:r w:rsidRPr="004C0469">
        <w:rPr>
          <w:rFonts w:ascii="Arial" w:hAnsi="Arial" w:cs="Arial"/>
          <w:b/>
          <w:sz w:val="14"/>
          <w:szCs w:val="14"/>
        </w:rPr>
        <w:t>La sustitución de un inversor o componente no extenderá el periodo de garantía inicial.</w:t>
      </w:r>
    </w:p>
    <w:p w:rsidR="00163D90" w:rsidRPr="004C0469" w:rsidRDefault="00163D90" w:rsidP="00163D90">
      <w:pPr>
        <w:pStyle w:val="Textoindependiente"/>
        <w:ind w:left="270" w:right="-406"/>
        <w:rPr>
          <w:rFonts w:ascii="Arial" w:hAnsi="Arial" w:cs="Arial"/>
          <w:b/>
          <w:sz w:val="14"/>
          <w:szCs w:val="14"/>
        </w:rPr>
      </w:pPr>
    </w:p>
    <w:p w:rsidR="00163D90" w:rsidRPr="004C0469" w:rsidRDefault="00163D90" w:rsidP="00116364">
      <w:pPr>
        <w:pStyle w:val="Textoindependiente"/>
        <w:numPr>
          <w:ilvl w:val="0"/>
          <w:numId w:val="12"/>
        </w:numPr>
        <w:tabs>
          <w:tab w:val="clear" w:pos="426"/>
          <w:tab w:val="clear" w:pos="4820"/>
          <w:tab w:val="clear" w:pos="5387"/>
          <w:tab w:val="clear" w:pos="8505"/>
          <w:tab w:val="clear" w:pos="8647"/>
          <w:tab w:val="clear" w:pos="8931"/>
        </w:tabs>
        <w:ind w:right="-406"/>
        <w:rPr>
          <w:rFonts w:ascii="Arial" w:hAnsi="Arial" w:cs="Arial"/>
          <w:sz w:val="14"/>
          <w:szCs w:val="14"/>
        </w:rPr>
      </w:pPr>
      <w:r w:rsidRPr="004C0469">
        <w:rPr>
          <w:rFonts w:ascii="Arial" w:hAnsi="Arial" w:cs="Arial"/>
          <w:b/>
          <w:sz w:val="14"/>
          <w:szCs w:val="14"/>
        </w:rPr>
        <w:t>REPARACIÓN DEL EQUIPO EN FÁBRICA.</w:t>
      </w:r>
      <w:r w:rsidRPr="004C0469">
        <w:rPr>
          <w:rFonts w:ascii="Arial" w:hAnsi="Arial" w:cs="Arial"/>
          <w:sz w:val="14"/>
          <w:szCs w:val="14"/>
        </w:rPr>
        <w:t xml:space="preserve"> Si la naturaleza del defecto impidiera sustituir o reparar el inversor o componente defectuoso en campo, INGETEAM reparará el  equipo en fábrica.</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spacing w:after="120"/>
        <w:ind w:right="-403"/>
        <w:rPr>
          <w:rFonts w:ascii="Arial" w:hAnsi="Arial" w:cs="Arial"/>
          <w:b/>
          <w:sz w:val="14"/>
          <w:szCs w:val="14"/>
          <w:u w:val="single"/>
        </w:rPr>
      </w:pPr>
      <w:r w:rsidRPr="004C0469">
        <w:rPr>
          <w:rFonts w:ascii="Arial" w:hAnsi="Arial" w:cs="Arial"/>
          <w:b/>
          <w:sz w:val="14"/>
          <w:szCs w:val="14"/>
          <w:u w:val="single"/>
        </w:rPr>
        <w:t>La decisión de reparar o sustituir el inversor o componente defectuoso corresponderá única y exclusivamente a INGETEAM</w:t>
      </w:r>
    </w:p>
    <w:p w:rsidR="00163D90" w:rsidRPr="004C0469" w:rsidRDefault="00163D90" w:rsidP="00116364">
      <w:pPr>
        <w:pStyle w:val="Textoindependiente"/>
        <w:numPr>
          <w:ilvl w:val="0"/>
          <w:numId w:val="7"/>
        </w:numPr>
        <w:tabs>
          <w:tab w:val="clear" w:pos="426"/>
          <w:tab w:val="clear" w:pos="4820"/>
          <w:tab w:val="clear" w:pos="5387"/>
          <w:tab w:val="clear" w:pos="8505"/>
          <w:tab w:val="clear" w:pos="8647"/>
          <w:tab w:val="clear" w:pos="8931"/>
        </w:tabs>
        <w:ind w:left="180" w:right="-406" w:hanging="180"/>
        <w:rPr>
          <w:rFonts w:ascii="Arial" w:hAnsi="Arial" w:cs="Arial"/>
          <w:b/>
          <w:sz w:val="14"/>
          <w:szCs w:val="14"/>
        </w:rPr>
      </w:pPr>
      <w:r w:rsidRPr="004C0469">
        <w:rPr>
          <w:rFonts w:ascii="Arial" w:hAnsi="Arial" w:cs="Arial"/>
          <w:b/>
          <w:sz w:val="14"/>
          <w:szCs w:val="14"/>
        </w:rPr>
        <w:t>EXCLUSIONES.</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Estarán exentos de los derechos de garantía aquí establecidos los daños y fallos de funcionamiento o de servicio de los Inversores que tengan su origen en:</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Accidentes.</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Uso negligente, impropio o inadecuado.</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No respetar las instrucciones de instalación, uso y mantenimiento establecidas en los Manuales de Instalación y Usuario correspondientes al modelo objeto de la reclamación y vigentes en la fecha de envío.</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Modificaciones o intentos de reparación no realizados por personal autorizado por el Servicio de Post Venta de INGETEAM.</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Daños por descargas atmosféricas, inundaciones, incendios, plagas, terremotos, acciones de terceras partes o cualesquiera otras razones distintas a las condiciones normales de funcionamiento de los inversores y que sean ajenas al control de INGETEAM.</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Daños por sobretensiones provenientes del lado CC del generador solar o bien del lado AC de la red eléctrica.</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Ventilación insuficiente de los equipos.</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Transporte inadecuado.</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Incumplimiento de normativas aplicables.</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Gastos no incluidos en la garantía:</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Los gastos de desplazamiento del personal técnico de INGETEAM, tales como kilometraje, horas de espera, estancia, aduanas, tasas etc. correrán a cargo del cliente de acuerdo a la tarifa de servicios vigente. Las horas de trabajo empleadas en la reparación hasta la solución efectiva del problema correrán a cargo de INGETEAM.</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 xml:space="preserve">Los gastos de desinstalación y reinstalación de lo reparado o sustituido, incluyendo el desmontaje o el acceso hasta el mismo una vez instalado, serán a cargo del Cliente. </w:t>
      </w:r>
    </w:p>
    <w:p w:rsidR="00163D90" w:rsidRPr="004C0469" w:rsidRDefault="00163D90" w:rsidP="00116364">
      <w:pPr>
        <w:pStyle w:val="Textoindependiente"/>
        <w:numPr>
          <w:ilvl w:val="3"/>
          <w:numId w:val="8"/>
        </w:numPr>
        <w:tabs>
          <w:tab w:val="clear" w:pos="426"/>
          <w:tab w:val="clear" w:pos="4820"/>
          <w:tab w:val="clear" w:pos="5387"/>
          <w:tab w:val="clear" w:pos="8505"/>
          <w:tab w:val="clear" w:pos="8647"/>
          <w:tab w:val="clear" w:pos="8931"/>
        </w:tabs>
        <w:ind w:left="270" w:right="-406" w:hanging="180"/>
        <w:rPr>
          <w:rFonts w:ascii="Arial" w:hAnsi="Arial" w:cs="Arial"/>
          <w:sz w:val="14"/>
          <w:szCs w:val="14"/>
        </w:rPr>
      </w:pPr>
      <w:r w:rsidRPr="004C0469">
        <w:rPr>
          <w:rFonts w:ascii="Arial" w:hAnsi="Arial" w:cs="Arial"/>
          <w:sz w:val="14"/>
          <w:szCs w:val="14"/>
        </w:rPr>
        <w:t>Los gastos de reparación y/o sustitución incurridos por el Cliente directamente o a través de un tercero que no hayan sido aprobados por escrito por INGETEAM.</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Estarán asimismo exentos de derechos de garantía los inversores cuyo número de serie identificativo hubiera sido manipulado o no fuera identificable de forma inequívoca.</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No serán considerados como defectos con derecho a reclamación de garantía los aspectos relacionados con la estética del inversor, salvo que representen una merma en su funcionamiento o en las prestaciones especificadas en los folletos técnicos o comerciales de INGETEAM.</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Style w:val="hps"/>
          <w:rFonts w:ascii="Arial" w:hAnsi="Arial" w:cs="Arial"/>
          <w:sz w:val="14"/>
          <w:szCs w:val="14"/>
        </w:rPr>
      </w:pPr>
      <w:r w:rsidRPr="004C0469">
        <w:rPr>
          <w:rStyle w:val="hps"/>
          <w:rFonts w:ascii="Arial" w:hAnsi="Arial" w:cs="Arial"/>
          <w:color w:val="000000"/>
          <w:sz w:val="14"/>
          <w:szCs w:val="14"/>
        </w:rPr>
        <w:t>La garantía</w:t>
      </w:r>
      <w:r w:rsidRPr="004C0469">
        <w:rPr>
          <w:rFonts w:ascii="Arial" w:hAnsi="Arial" w:cs="Arial"/>
          <w:color w:val="000000"/>
          <w:sz w:val="14"/>
          <w:szCs w:val="14"/>
        </w:rPr>
        <w:t xml:space="preserve"> </w:t>
      </w:r>
      <w:r w:rsidRPr="004C0469">
        <w:rPr>
          <w:rStyle w:val="hps"/>
          <w:rFonts w:ascii="Arial" w:hAnsi="Arial" w:cs="Arial"/>
          <w:color w:val="000000"/>
          <w:sz w:val="14"/>
          <w:szCs w:val="14"/>
        </w:rPr>
        <w:t>no</w:t>
      </w:r>
      <w:r w:rsidRPr="004C0469">
        <w:rPr>
          <w:rFonts w:ascii="Arial" w:hAnsi="Arial" w:cs="Arial"/>
          <w:color w:val="000000"/>
          <w:sz w:val="14"/>
          <w:szCs w:val="14"/>
        </w:rPr>
        <w:t xml:space="preserve"> </w:t>
      </w:r>
      <w:r w:rsidRPr="004C0469">
        <w:rPr>
          <w:rStyle w:val="hps"/>
          <w:rFonts w:ascii="Arial" w:hAnsi="Arial" w:cs="Arial"/>
          <w:color w:val="000000"/>
          <w:sz w:val="14"/>
          <w:szCs w:val="14"/>
        </w:rPr>
        <w:t>cubrirá</w:t>
      </w:r>
      <w:r w:rsidRPr="004C0469">
        <w:rPr>
          <w:rFonts w:ascii="Arial" w:hAnsi="Arial" w:cs="Arial"/>
          <w:color w:val="000000"/>
          <w:sz w:val="14"/>
          <w:szCs w:val="14"/>
        </w:rPr>
        <w:t xml:space="preserve"> </w:t>
      </w:r>
      <w:r w:rsidRPr="004C0469">
        <w:rPr>
          <w:rStyle w:val="hps"/>
          <w:rFonts w:ascii="Arial" w:hAnsi="Arial" w:cs="Arial"/>
          <w:color w:val="000000"/>
          <w:sz w:val="14"/>
          <w:szCs w:val="14"/>
        </w:rPr>
        <w:t>defectos</w:t>
      </w:r>
      <w:r w:rsidRPr="004C0469">
        <w:rPr>
          <w:rFonts w:ascii="Arial" w:hAnsi="Arial" w:cs="Arial"/>
          <w:color w:val="000000"/>
          <w:sz w:val="14"/>
          <w:szCs w:val="14"/>
        </w:rPr>
        <w:t xml:space="preserve"> </w:t>
      </w:r>
      <w:r w:rsidRPr="004C0469">
        <w:rPr>
          <w:rStyle w:val="hps"/>
          <w:rFonts w:ascii="Arial" w:hAnsi="Arial" w:cs="Arial"/>
          <w:color w:val="000000"/>
          <w:sz w:val="14"/>
          <w:szCs w:val="14"/>
        </w:rPr>
        <w:t>menores que</w:t>
      </w:r>
      <w:r w:rsidRPr="004C0469">
        <w:rPr>
          <w:rFonts w:ascii="Arial" w:hAnsi="Arial" w:cs="Arial"/>
          <w:color w:val="000000"/>
          <w:sz w:val="14"/>
          <w:szCs w:val="14"/>
        </w:rPr>
        <w:t xml:space="preserve"> </w:t>
      </w:r>
      <w:r w:rsidRPr="004C0469">
        <w:rPr>
          <w:rStyle w:val="hps"/>
          <w:rFonts w:ascii="Arial" w:hAnsi="Arial" w:cs="Arial"/>
          <w:color w:val="000000"/>
          <w:sz w:val="14"/>
          <w:szCs w:val="14"/>
        </w:rPr>
        <w:t>no</w:t>
      </w:r>
      <w:r w:rsidRPr="004C0469">
        <w:rPr>
          <w:rFonts w:ascii="Arial" w:hAnsi="Arial" w:cs="Arial"/>
          <w:color w:val="000000"/>
          <w:sz w:val="14"/>
          <w:szCs w:val="14"/>
        </w:rPr>
        <w:t xml:space="preserve"> </w:t>
      </w:r>
      <w:r w:rsidRPr="004C0469">
        <w:rPr>
          <w:rStyle w:val="hps"/>
          <w:rFonts w:ascii="Arial" w:hAnsi="Arial" w:cs="Arial"/>
          <w:color w:val="000000"/>
          <w:sz w:val="14"/>
          <w:szCs w:val="14"/>
        </w:rPr>
        <w:t>afecten</w:t>
      </w:r>
      <w:r w:rsidRPr="004C0469">
        <w:rPr>
          <w:rFonts w:ascii="Arial" w:hAnsi="Arial" w:cs="Arial"/>
          <w:color w:val="000000"/>
          <w:sz w:val="14"/>
          <w:szCs w:val="14"/>
        </w:rPr>
        <w:t xml:space="preserve"> </w:t>
      </w:r>
      <w:r w:rsidRPr="004C0469">
        <w:rPr>
          <w:rStyle w:val="hps"/>
          <w:rFonts w:ascii="Arial" w:hAnsi="Arial" w:cs="Arial"/>
          <w:color w:val="000000"/>
          <w:sz w:val="14"/>
          <w:szCs w:val="14"/>
        </w:rPr>
        <w:t>el proceso</w:t>
      </w:r>
      <w:r w:rsidRPr="004C0469">
        <w:rPr>
          <w:rFonts w:ascii="Arial" w:hAnsi="Arial" w:cs="Arial"/>
          <w:color w:val="000000"/>
          <w:sz w:val="14"/>
          <w:szCs w:val="14"/>
        </w:rPr>
        <w:t xml:space="preserve"> </w:t>
      </w:r>
      <w:r w:rsidRPr="004C0469">
        <w:rPr>
          <w:rStyle w:val="hps"/>
          <w:rFonts w:ascii="Arial" w:hAnsi="Arial" w:cs="Arial"/>
          <w:color w:val="000000"/>
          <w:sz w:val="14"/>
          <w:szCs w:val="14"/>
        </w:rPr>
        <w:t>de</w:t>
      </w:r>
      <w:r w:rsidRPr="004C0469">
        <w:rPr>
          <w:rFonts w:ascii="Arial" w:hAnsi="Arial" w:cs="Arial"/>
          <w:color w:val="000000"/>
          <w:sz w:val="14"/>
          <w:szCs w:val="14"/>
        </w:rPr>
        <w:t xml:space="preserve"> </w:t>
      </w:r>
      <w:r w:rsidRPr="004C0469">
        <w:rPr>
          <w:rStyle w:val="hps"/>
          <w:rFonts w:ascii="Arial" w:hAnsi="Arial" w:cs="Arial"/>
          <w:color w:val="000000"/>
          <w:sz w:val="14"/>
          <w:szCs w:val="14"/>
        </w:rPr>
        <w:t>producción de</w:t>
      </w:r>
      <w:r w:rsidRPr="004C0469">
        <w:rPr>
          <w:rFonts w:ascii="Arial" w:hAnsi="Arial" w:cs="Arial"/>
          <w:color w:val="000000"/>
          <w:sz w:val="14"/>
          <w:szCs w:val="14"/>
        </w:rPr>
        <w:t xml:space="preserve"> </w:t>
      </w:r>
      <w:r w:rsidRPr="004C0469">
        <w:rPr>
          <w:rStyle w:val="hps"/>
          <w:rFonts w:ascii="Arial" w:hAnsi="Arial" w:cs="Arial"/>
          <w:color w:val="000000"/>
          <w:sz w:val="14"/>
          <w:szCs w:val="14"/>
        </w:rPr>
        <w:t>energía.</w:t>
      </w:r>
      <w:r w:rsidRPr="004C0469">
        <w:rPr>
          <w:rFonts w:ascii="Arial" w:hAnsi="Arial" w:cs="Arial"/>
          <w:color w:val="000000"/>
          <w:sz w:val="14"/>
          <w:szCs w:val="14"/>
        </w:rPr>
        <w:t xml:space="preserve"> Asimismo, están excluidos de la garantía elementos consumibles de </w:t>
      </w:r>
      <w:r w:rsidRPr="004C0469">
        <w:rPr>
          <w:rStyle w:val="hps"/>
          <w:rFonts w:ascii="Arial" w:hAnsi="Arial" w:cs="Arial"/>
          <w:color w:val="000000"/>
          <w:sz w:val="14"/>
          <w:szCs w:val="14"/>
        </w:rPr>
        <w:t>seguridad,</w:t>
      </w:r>
      <w:r w:rsidRPr="004C0469">
        <w:rPr>
          <w:rFonts w:ascii="Arial" w:hAnsi="Arial" w:cs="Arial"/>
          <w:color w:val="000000"/>
          <w:sz w:val="14"/>
          <w:szCs w:val="14"/>
        </w:rPr>
        <w:t xml:space="preserve"> </w:t>
      </w:r>
      <w:r w:rsidRPr="004C0469">
        <w:rPr>
          <w:rStyle w:val="hps"/>
          <w:rFonts w:ascii="Arial" w:hAnsi="Arial" w:cs="Arial"/>
          <w:color w:val="000000"/>
          <w:sz w:val="14"/>
          <w:szCs w:val="14"/>
        </w:rPr>
        <w:t>tales</w:t>
      </w:r>
      <w:r w:rsidRPr="004C0469">
        <w:rPr>
          <w:rFonts w:ascii="Arial" w:hAnsi="Arial" w:cs="Arial"/>
          <w:color w:val="000000"/>
          <w:sz w:val="14"/>
          <w:szCs w:val="14"/>
        </w:rPr>
        <w:t xml:space="preserve"> </w:t>
      </w:r>
      <w:r w:rsidRPr="004C0469">
        <w:rPr>
          <w:rStyle w:val="hps"/>
          <w:rFonts w:ascii="Arial" w:hAnsi="Arial" w:cs="Arial"/>
          <w:color w:val="000000"/>
          <w:sz w:val="14"/>
          <w:szCs w:val="14"/>
        </w:rPr>
        <w:t>como</w:t>
      </w:r>
      <w:r w:rsidRPr="004C0469">
        <w:rPr>
          <w:rFonts w:ascii="Arial" w:hAnsi="Arial" w:cs="Arial"/>
          <w:color w:val="000000"/>
          <w:sz w:val="14"/>
          <w:szCs w:val="14"/>
        </w:rPr>
        <w:t xml:space="preserve"> </w:t>
      </w:r>
      <w:r w:rsidRPr="004C0469">
        <w:rPr>
          <w:rStyle w:val="hps"/>
          <w:rFonts w:ascii="Arial" w:hAnsi="Arial" w:cs="Arial"/>
          <w:color w:val="000000"/>
          <w:sz w:val="14"/>
          <w:szCs w:val="14"/>
        </w:rPr>
        <w:t>fusibles</w:t>
      </w:r>
      <w:r w:rsidRPr="004C0469">
        <w:rPr>
          <w:rFonts w:ascii="Arial" w:hAnsi="Arial" w:cs="Arial"/>
          <w:color w:val="000000"/>
          <w:sz w:val="14"/>
          <w:szCs w:val="14"/>
        </w:rPr>
        <w:t xml:space="preserve">, </w:t>
      </w:r>
      <w:r w:rsidRPr="004C0469">
        <w:rPr>
          <w:rStyle w:val="hps"/>
          <w:rFonts w:ascii="Arial" w:hAnsi="Arial" w:cs="Arial"/>
          <w:color w:val="000000"/>
          <w:sz w:val="14"/>
          <w:szCs w:val="14"/>
        </w:rPr>
        <w:t>descargadores de sobretensión, manetas</w:t>
      </w:r>
      <w:r w:rsidRPr="004C0469">
        <w:rPr>
          <w:rFonts w:ascii="Arial" w:hAnsi="Arial" w:cs="Arial"/>
          <w:color w:val="000000"/>
          <w:sz w:val="14"/>
          <w:szCs w:val="14"/>
        </w:rPr>
        <w:t xml:space="preserve">, </w:t>
      </w:r>
      <w:r w:rsidRPr="004C0469">
        <w:rPr>
          <w:rStyle w:val="hps"/>
          <w:rFonts w:ascii="Arial" w:hAnsi="Arial" w:cs="Arial"/>
          <w:color w:val="000000"/>
          <w:sz w:val="14"/>
          <w:szCs w:val="14"/>
        </w:rPr>
        <w:t>relés</w:t>
      </w:r>
      <w:r w:rsidRPr="004C0469">
        <w:rPr>
          <w:rFonts w:ascii="Arial" w:hAnsi="Arial" w:cs="Arial"/>
          <w:color w:val="000000"/>
          <w:sz w:val="14"/>
          <w:szCs w:val="14"/>
        </w:rPr>
        <w:t xml:space="preserve">, </w:t>
      </w:r>
      <w:r w:rsidRPr="004C0469">
        <w:rPr>
          <w:rStyle w:val="hps"/>
          <w:rFonts w:ascii="Arial" w:hAnsi="Arial" w:cs="Arial"/>
          <w:color w:val="000000"/>
          <w:sz w:val="14"/>
          <w:szCs w:val="14"/>
        </w:rPr>
        <w:t xml:space="preserve">botones, </w:t>
      </w:r>
      <w:r w:rsidRPr="004C0469">
        <w:rPr>
          <w:rFonts w:ascii="Arial" w:hAnsi="Arial" w:cs="Arial"/>
          <w:color w:val="000000"/>
          <w:sz w:val="14"/>
          <w:szCs w:val="14"/>
        </w:rPr>
        <w:t xml:space="preserve"> </w:t>
      </w:r>
      <w:r w:rsidRPr="004C0469">
        <w:rPr>
          <w:rStyle w:val="hps"/>
          <w:rFonts w:ascii="Arial" w:hAnsi="Arial" w:cs="Arial"/>
          <w:color w:val="000000"/>
          <w:sz w:val="14"/>
          <w:szCs w:val="14"/>
        </w:rPr>
        <w:t>luces</w:t>
      </w:r>
      <w:r w:rsidRPr="004C0469">
        <w:rPr>
          <w:rFonts w:ascii="Arial" w:hAnsi="Arial" w:cs="Arial"/>
          <w:color w:val="000000"/>
          <w:sz w:val="14"/>
          <w:szCs w:val="14"/>
        </w:rPr>
        <w:t xml:space="preserve"> </w:t>
      </w:r>
      <w:r w:rsidRPr="004C0469">
        <w:rPr>
          <w:rStyle w:val="hps"/>
          <w:rFonts w:ascii="Arial" w:hAnsi="Arial" w:cs="Arial"/>
          <w:color w:val="000000"/>
          <w:sz w:val="14"/>
          <w:szCs w:val="14"/>
        </w:rPr>
        <w:t>así como ningún componente de</w:t>
      </w:r>
      <w:r w:rsidRPr="004C0469">
        <w:rPr>
          <w:rFonts w:ascii="Arial" w:hAnsi="Arial" w:cs="Arial"/>
          <w:color w:val="000000"/>
          <w:sz w:val="14"/>
          <w:szCs w:val="14"/>
        </w:rPr>
        <w:t xml:space="preserve"> </w:t>
      </w:r>
      <w:r w:rsidRPr="004C0469">
        <w:rPr>
          <w:rStyle w:val="hps"/>
          <w:rFonts w:ascii="Arial" w:hAnsi="Arial" w:cs="Arial"/>
          <w:color w:val="000000"/>
          <w:sz w:val="14"/>
          <w:szCs w:val="14"/>
        </w:rPr>
        <w:t>valor poco significativo.</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Todos los derechos de la garantía serán suspendidos en caso de impago total o parcial del producto o componente que de lugar a la reclamación.</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Queda excluido cualquier otro derecho de garantía que no se encuentre mencionado expresamente en el presente certificado.</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 xml:space="preserve">Para inversores instalados fuera de </w:t>
      </w:r>
      <w:r w:rsidRPr="004C0469">
        <w:rPr>
          <w:rFonts w:ascii="Arial" w:hAnsi="Arial" w:cs="Arial"/>
          <w:b/>
          <w:sz w:val="14"/>
          <w:szCs w:val="14"/>
        </w:rPr>
        <w:t>España</w:t>
      </w:r>
      <w:r w:rsidRPr="004C0469">
        <w:rPr>
          <w:rFonts w:ascii="Arial" w:hAnsi="Arial" w:cs="Arial"/>
          <w:sz w:val="14"/>
          <w:szCs w:val="14"/>
        </w:rPr>
        <w:t xml:space="preserve"> (Península Ibérica),</w:t>
      </w:r>
      <w:r w:rsidRPr="004C0469">
        <w:rPr>
          <w:rFonts w:ascii="Arial" w:hAnsi="Arial" w:cs="Arial"/>
          <w:b/>
          <w:sz w:val="14"/>
          <w:szCs w:val="14"/>
        </w:rPr>
        <w:t xml:space="preserve"> Italia, Alemania, Portugal </w:t>
      </w:r>
      <w:r w:rsidRPr="004C0469">
        <w:rPr>
          <w:rFonts w:ascii="Arial" w:hAnsi="Arial" w:cs="Arial"/>
          <w:sz w:val="14"/>
          <w:szCs w:val="14"/>
        </w:rPr>
        <w:t>(Península Ibérica)</w:t>
      </w:r>
      <w:r w:rsidRPr="004C0469">
        <w:rPr>
          <w:rFonts w:ascii="Arial" w:hAnsi="Arial" w:cs="Arial"/>
          <w:b/>
          <w:sz w:val="14"/>
          <w:szCs w:val="14"/>
        </w:rPr>
        <w:t xml:space="preserve"> y Francia </w:t>
      </w:r>
      <w:r w:rsidRPr="004C0469">
        <w:rPr>
          <w:rFonts w:ascii="Arial" w:hAnsi="Arial" w:cs="Arial"/>
          <w:sz w:val="14"/>
          <w:szCs w:val="14"/>
        </w:rPr>
        <w:t>(Continental)</w:t>
      </w:r>
      <w:r w:rsidRPr="004C0469">
        <w:rPr>
          <w:rFonts w:ascii="Arial" w:hAnsi="Arial" w:cs="Arial"/>
          <w:b/>
          <w:sz w:val="14"/>
          <w:szCs w:val="14"/>
        </w:rPr>
        <w:t xml:space="preserve"> </w:t>
      </w:r>
      <w:r w:rsidRPr="004C0469">
        <w:rPr>
          <w:rFonts w:ascii="Arial" w:hAnsi="Arial" w:cs="Arial"/>
          <w:sz w:val="14"/>
          <w:szCs w:val="14"/>
        </w:rPr>
        <w:t>será de aplicación la</w:t>
      </w:r>
      <w:r w:rsidRPr="004C0469">
        <w:rPr>
          <w:rFonts w:ascii="Arial" w:hAnsi="Arial" w:cs="Arial"/>
          <w:b/>
          <w:sz w:val="14"/>
          <w:szCs w:val="14"/>
        </w:rPr>
        <w:t xml:space="preserve"> </w:t>
      </w:r>
      <w:r w:rsidRPr="004C0469">
        <w:rPr>
          <w:rFonts w:ascii="Arial" w:hAnsi="Arial" w:cs="Arial"/>
          <w:sz w:val="14"/>
          <w:szCs w:val="14"/>
        </w:rPr>
        <w:t xml:space="preserve"> Garantía Estándar de producto disponible en </w:t>
      </w:r>
      <w:hyperlink r:id="rId12" w:history="1">
        <w:r w:rsidRPr="004C0469">
          <w:rPr>
            <w:rStyle w:val="Hipervnculo"/>
            <w:rFonts w:ascii="Arial" w:hAnsi="Arial" w:cs="Arial"/>
            <w:sz w:val="14"/>
            <w:szCs w:val="14"/>
          </w:rPr>
          <w:t>www.ingeteam.com</w:t>
        </w:r>
      </w:hyperlink>
      <w:r w:rsidRPr="004C0469">
        <w:rPr>
          <w:rFonts w:ascii="Arial" w:hAnsi="Arial" w:cs="Arial"/>
          <w:sz w:val="14"/>
          <w:szCs w:val="14"/>
        </w:rPr>
        <w:t xml:space="preserve"> . La Garantía de producto  Estándar cubre la reparación del inversor o componente en fabrica, siendo el resto de costes a cargo del cliente</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En el caso de inversores adquiridos para ser utilizados en el territorio de la Unión Europea, será de cumplimiento lo dispuesto en la Directiva Comunitaria 1999/44/CE de acuerdo con la correspondiente normativa de transposición de la misma que resulte de aplicación.</w:t>
      </w:r>
    </w:p>
    <w:p w:rsidR="00163D90" w:rsidRPr="004C0469" w:rsidRDefault="00163D90" w:rsidP="00163D90">
      <w:pPr>
        <w:pStyle w:val="Textoindependiente"/>
        <w:ind w:right="-406"/>
        <w:rPr>
          <w:rFonts w:ascii="Arial" w:hAnsi="Arial" w:cs="Arial"/>
          <w:sz w:val="14"/>
          <w:szCs w:val="14"/>
        </w:rPr>
      </w:pPr>
    </w:p>
    <w:p w:rsidR="00163D90" w:rsidRPr="004C0469" w:rsidRDefault="00163D90" w:rsidP="00163D90">
      <w:pPr>
        <w:pStyle w:val="Textoindependiente"/>
        <w:ind w:right="-406"/>
        <w:rPr>
          <w:rFonts w:ascii="Arial" w:hAnsi="Arial" w:cs="Arial"/>
          <w:sz w:val="14"/>
          <w:szCs w:val="14"/>
        </w:rPr>
      </w:pPr>
    </w:p>
    <w:p w:rsidR="00163D90" w:rsidRPr="004C0469" w:rsidRDefault="00163D90" w:rsidP="00116364">
      <w:pPr>
        <w:pStyle w:val="Textoindependiente"/>
        <w:numPr>
          <w:ilvl w:val="0"/>
          <w:numId w:val="7"/>
        </w:numPr>
        <w:tabs>
          <w:tab w:val="clear" w:pos="426"/>
          <w:tab w:val="clear" w:pos="4820"/>
          <w:tab w:val="clear" w:pos="5387"/>
          <w:tab w:val="clear" w:pos="8505"/>
          <w:tab w:val="clear" w:pos="8647"/>
          <w:tab w:val="clear" w:pos="8931"/>
        </w:tabs>
        <w:ind w:left="180" w:right="-406" w:hanging="180"/>
        <w:rPr>
          <w:rFonts w:ascii="Arial" w:hAnsi="Arial" w:cs="Arial"/>
          <w:b/>
          <w:sz w:val="14"/>
          <w:szCs w:val="14"/>
        </w:rPr>
      </w:pPr>
      <w:r w:rsidRPr="004C0469">
        <w:rPr>
          <w:rFonts w:ascii="Arial" w:hAnsi="Arial" w:cs="Arial"/>
          <w:b/>
          <w:sz w:val="14"/>
          <w:szCs w:val="14"/>
        </w:rPr>
        <w:t>PLAZOS Y PROCEDIMIENTO DE RECLAMACIÓN DE LOS DERECHOS DE GARANTÍA.</w:t>
      </w: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lastRenderedPageBreak/>
        <w:t xml:space="preserve">Los derechos de garantía podrán ser reclamados durante el periodo de vigencia establecido de 5 años y de forma inmediata a su detección, salvo que se trate de defectos visibles en cuyo caso la reclamación deberá efectuarse en un plazo límite de 7 días a contar desde la fecha de suministro (Ex–Fábrica), y siempre antes de su instalación. Cualquier cliente o usuario de Inversores Fotovoltaicos Marca </w:t>
      </w:r>
      <w:proofErr w:type="spellStart"/>
      <w:r w:rsidRPr="004C0469">
        <w:rPr>
          <w:rFonts w:ascii="Arial" w:hAnsi="Arial" w:cs="Arial"/>
          <w:sz w:val="14"/>
          <w:szCs w:val="14"/>
        </w:rPr>
        <w:t>Ingecon</w:t>
      </w:r>
      <w:proofErr w:type="spellEnd"/>
      <w:r w:rsidRPr="004C0469">
        <w:rPr>
          <w:rFonts w:ascii="Arial" w:hAnsi="Arial" w:cs="Arial"/>
          <w:sz w:val="14"/>
          <w:szCs w:val="14"/>
        </w:rPr>
        <w:t xml:space="preserve"> </w:t>
      </w:r>
      <w:proofErr w:type="spellStart"/>
      <w:r w:rsidRPr="004C0469">
        <w:rPr>
          <w:rFonts w:ascii="Arial" w:hAnsi="Arial" w:cs="Arial"/>
          <w:sz w:val="14"/>
          <w:szCs w:val="14"/>
        </w:rPr>
        <w:t>Sun</w:t>
      </w:r>
      <w:proofErr w:type="spellEnd"/>
      <w:r w:rsidRPr="004C0469">
        <w:rPr>
          <w:rFonts w:ascii="Arial" w:hAnsi="Arial" w:cs="Arial"/>
          <w:sz w:val="14"/>
          <w:szCs w:val="14"/>
        </w:rPr>
        <w:t>, que dentro de dichos plazos se considere con razones justificadas para reclamar los derechos de garantía establecidos en el presente documento, deberá proceder de la siguiente forma:</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Informar de inmediato y por escrito al Departamento Comercial / Post-Venta del área Fotovoltaica de INGETEAM. Será necesario aportar el número de serie del inversor, los datos contenidos en la etiqueta identificativa del mismo, así como una breve descripción de la anomalía. Toda reclamación deberá ir acompañada de una copia de la factura de compra de los inversores objeto de reclamación en la que figure la fecha de adquisición, así como la nota de entrega en la que figure la información del número de serie del equipo y fecha de expedición. La reclamación tendrá que ser enviada a las direcciones de correo electrónico del servicio de asistencia técnica (S.A.T.) del país correspondiente.</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180" w:right="-406" w:hanging="270"/>
        <w:rPr>
          <w:rFonts w:ascii="Arial" w:hAnsi="Arial" w:cs="Arial"/>
          <w:sz w:val="14"/>
          <w:szCs w:val="14"/>
        </w:rPr>
      </w:pPr>
      <w:r w:rsidRPr="004C0469">
        <w:rPr>
          <w:rFonts w:ascii="Arial" w:hAnsi="Arial" w:cs="Arial"/>
          <w:sz w:val="14"/>
          <w:szCs w:val="14"/>
        </w:rPr>
        <w:t>Recibida dicha reclamación, el Departamento Comercial / Post-Venta de INGETEAM procederá a su análisis, resolviendo su procedencia al amparo de la presente garantía, e informando al cliente de las instrucciones a seguir.</w:t>
      </w:r>
    </w:p>
    <w:p w:rsidR="00163D90" w:rsidRPr="004C0469" w:rsidRDefault="00163D90" w:rsidP="00116364">
      <w:pPr>
        <w:pStyle w:val="Textoindependiente"/>
        <w:numPr>
          <w:ilvl w:val="1"/>
          <w:numId w:val="9"/>
        </w:numPr>
        <w:tabs>
          <w:tab w:val="clear" w:pos="426"/>
          <w:tab w:val="clear" w:pos="4820"/>
          <w:tab w:val="clear" w:pos="5387"/>
          <w:tab w:val="clear" w:pos="8505"/>
          <w:tab w:val="clear" w:pos="8647"/>
          <w:tab w:val="clear" w:pos="8931"/>
        </w:tabs>
        <w:ind w:right="-406"/>
        <w:rPr>
          <w:rFonts w:ascii="Arial" w:hAnsi="Arial" w:cs="Arial"/>
          <w:sz w:val="14"/>
          <w:szCs w:val="14"/>
        </w:rPr>
      </w:pPr>
      <w:r w:rsidRPr="004C0469">
        <w:rPr>
          <w:rFonts w:ascii="Arial" w:hAnsi="Arial" w:cs="Arial"/>
          <w:sz w:val="14"/>
          <w:szCs w:val="14"/>
        </w:rPr>
        <w:t>Si el departamento Post Venta concluyera la procedencia de la reclamación, INGETEAM podrá enviar un técnico a la instalación de acuerdo a las condiciones del apartado 1</w:t>
      </w:r>
      <w:proofErr w:type="gramStart"/>
      <w:r w:rsidRPr="004C0469">
        <w:rPr>
          <w:rFonts w:ascii="Arial" w:hAnsi="Arial" w:cs="Arial"/>
          <w:sz w:val="14"/>
          <w:szCs w:val="14"/>
        </w:rPr>
        <w:t>( a</w:t>
      </w:r>
      <w:proofErr w:type="gramEnd"/>
      <w:r w:rsidRPr="004C0469">
        <w:rPr>
          <w:rFonts w:ascii="Arial" w:hAnsi="Arial" w:cs="Arial"/>
          <w:sz w:val="14"/>
          <w:szCs w:val="14"/>
        </w:rPr>
        <w:t>), o bien, enviará un producto o componente en sustitución, de acuerdo a las condiciones del apartado 1 (b). En último término, INGETEAM podrá solicitar el envío a fábrica del inversor o componente para su reparación de conforme  a lo dispuesto  en el apartado 1 (c). El producto o componente defectuoso deberá devolverse utilizando el embalaje original del producto o componente recibido. Si no fuera así, INGETEAM podrá poner a disposición del cliente contra facturación un embalaje nuevo. Los daños producidos en el transporte por un embalaje deficiente no estarán cubiertos por la garantía.</w:t>
      </w:r>
    </w:p>
    <w:p w:rsidR="00163D90" w:rsidRPr="004C0469" w:rsidRDefault="00163D90" w:rsidP="00116364">
      <w:pPr>
        <w:pStyle w:val="Textoindependiente"/>
        <w:numPr>
          <w:ilvl w:val="1"/>
          <w:numId w:val="10"/>
        </w:numPr>
        <w:tabs>
          <w:tab w:val="clear" w:pos="426"/>
          <w:tab w:val="clear" w:pos="4820"/>
          <w:tab w:val="clear" w:pos="5387"/>
          <w:tab w:val="clear" w:pos="8505"/>
          <w:tab w:val="clear" w:pos="8647"/>
          <w:tab w:val="clear" w:pos="8931"/>
        </w:tabs>
        <w:ind w:right="-406"/>
        <w:rPr>
          <w:rFonts w:ascii="Arial" w:hAnsi="Arial" w:cs="Arial"/>
          <w:sz w:val="14"/>
          <w:szCs w:val="14"/>
        </w:rPr>
      </w:pPr>
      <w:r w:rsidRPr="004C0469">
        <w:rPr>
          <w:rFonts w:ascii="Arial" w:hAnsi="Arial" w:cs="Arial"/>
          <w:sz w:val="14"/>
          <w:szCs w:val="14"/>
        </w:rPr>
        <w:t>La sustitución del producto o componente tendrá que ser realizada por personal cualificado y oficialmente autorizado. Los costes de tal actividad estarán a cargo del cliente.</w:t>
      </w:r>
    </w:p>
    <w:p w:rsidR="00163D90" w:rsidRPr="004C0469" w:rsidRDefault="00163D90" w:rsidP="00116364">
      <w:pPr>
        <w:pStyle w:val="Textoindependiente"/>
        <w:numPr>
          <w:ilvl w:val="3"/>
          <w:numId w:val="11"/>
        </w:numPr>
        <w:tabs>
          <w:tab w:val="clear" w:pos="426"/>
          <w:tab w:val="clear" w:pos="4820"/>
          <w:tab w:val="clear" w:pos="5387"/>
          <w:tab w:val="clear" w:pos="8505"/>
          <w:tab w:val="clear" w:pos="8647"/>
          <w:tab w:val="clear" w:pos="8931"/>
        </w:tabs>
        <w:ind w:left="360" w:right="-406"/>
        <w:rPr>
          <w:rFonts w:ascii="Arial" w:hAnsi="Arial" w:cs="Arial"/>
          <w:sz w:val="14"/>
          <w:szCs w:val="14"/>
        </w:rPr>
      </w:pPr>
      <w:r w:rsidRPr="004C0469">
        <w:rPr>
          <w:rFonts w:ascii="Arial" w:hAnsi="Arial" w:cs="Arial"/>
          <w:sz w:val="14"/>
          <w:szCs w:val="14"/>
        </w:rPr>
        <w:t>Los costes del transporte del producto o componente sustituido serán a cargo de INGETEAM de acuerdo a la forma indicada en el "Formulario sustitución anticipada".</w:t>
      </w:r>
    </w:p>
    <w:p w:rsidR="00163D90" w:rsidRPr="004C0469" w:rsidRDefault="00163D90" w:rsidP="00116364">
      <w:pPr>
        <w:pStyle w:val="Textoindependiente"/>
        <w:numPr>
          <w:ilvl w:val="3"/>
          <w:numId w:val="11"/>
        </w:numPr>
        <w:tabs>
          <w:tab w:val="clear" w:pos="426"/>
          <w:tab w:val="clear" w:pos="4820"/>
          <w:tab w:val="clear" w:pos="5387"/>
          <w:tab w:val="clear" w:pos="8505"/>
          <w:tab w:val="clear" w:pos="8647"/>
          <w:tab w:val="clear" w:pos="8931"/>
        </w:tabs>
        <w:ind w:left="360" w:right="-406"/>
        <w:rPr>
          <w:rFonts w:ascii="Arial" w:hAnsi="Arial" w:cs="Arial"/>
          <w:sz w:val="14"/>
          <w:szCs w:val="14"/>
        </w:rPr>
      </w:pPr>
      <w:r w:rsidRPr="004C0469">
        <w:rPr>
          <w:rFonts w:ascii="Arial" w:hAnsi="Arial" w:cs="Arial"/>
          <w:sz w:val="14"/>
          <w:szCs w:val="14"/>
        </w:rPr>
        <w:t>Si el cliente no devuelve el producto o componente averiado en un plazo de 10 (diez) días naturales,  INGETEAM podrá facturar al cliente el producto o componente enviado en sustitución.</w:t>
      </w:r>
    </w:p>
    <w:p w:rsidR="00163D90" w:rsidRPr="004C0469" w:rsidRDefault="00163D90" w:rsidP="00116364">
      <w:pPr>
        <w:pStyle w:val="Textoindependiente"/>
        <w:numPr>
          <w:ilvl w:val="3"/>
          <w:numId w:val="11"/>
        </w:numPr>
        <w:tabs>
          <w:tab w:val="clear" w:pos="426"/>
          <w:tab w:val="clear" w:pos="4820"/>
          <w:tab w:val="clear" w:pos="5387"/>
          <w:tab w:val="clear" w:pos="8505"/>
          <w:tab w:val="clear" w:pos="8647"/>
          <w:tab w:val="clear" w:pos="8931"/>
        </w:tabs>
        <w:ind w:left="360" w:right="-406"/>
        <w:rPr>
          <w:rFonts w:ascii="Arial" w:hAnsi="Arial" w:cs="Arial"/>
          <w:sz w:val="14"/>
          <w:szCs w:val="14"/>
        </w:rPr>
      </w:pPr>
      <w:r w:rsidRPr="004C0469">
        <w:rPr>
          <w:rFonts w:ascii="Arial" w:hAnsi="Arial" w:cs="Arial"/>
          <w:sz w:val="14"/>
          <w:szCs w:val="14"/>
        </w:rPr>
        <w:t>Si el defecto del producto o componente estuviera fuera de garantía, INGETEAM trasladará al cliente los gastos de reparación del mismo, incluyendo gastos de desplazamiento, portes etc. de acuerdo a la tarifa de prestación de servicios vigente.</w:t>
      </w:r>
    </w:p>
    <w:p w:rsidR="00163D90" w:rsidRPr="004C0469" w:rsidRDefault="00163D90" w:rsidP="00116364">
      <w:pPr>
        <w:pStyle w:val="Textoindependiente"/>
        <w:numPr>
          <w:ilvl w:val="3"/>
          <w:numId w:val="11"/>
        </w:numPr>
        <w:tabs>
          <w:tab w:val="clear" w:pos="426"/>
          <w:tab w:val="clear" w:pos="4820"/>
          <w:tab w:val="clear" w:pos="5387"/>
          <w:tab w:val="clear" w:pos="8505"/>
          <w:tab w:val="clear" w:pos="8647"/>
          <w:tab w:val="clear" w:pos="8931"/>
        </w:tabs>
        <w:ind w:left="360" w:right="-406"/>
        <w:rPr>
          <w:rFonts w:ascii="Arial" w:hAnsi="Arial" w:cs="Arial"/>
          <w:sz w:val="14"/>
          <w:szCs w:val="14"/>
        </w:rPr>
      </w:pPr>
      <w:r w:rsidRPr="004C0469">
        <w:rPr>
          <w:rFonts w:ascii="Arial" w:hAnsi="Arial" w:cs="Arial"/>
          <w:sz w:val="14"/>
          <w:szCs w:val="14"/>
        </w:rPr>
        <w:t>Si a su llegada a fábrica el producto o componente estuviera en perfectas condiciones de uso, INGETEAM facturará al cliente todos los gastos derivados de la sustitución (Pruebas del equipo y transporte).</w:t>
      </w:r>
    </w:p>
    <w:p w:rsidR="00163D90" w:rsidRPr="004C0469" w:rsidRDefault="00163D90" w:rsidP="00116364">
      <w:pPr>
        <w:pStyle w:val="Textoindependiente"/>
        <w:numPr>
          <w:ilvl w:val="1"/>
          <w:numId w:val="7"/>
        </w:numPr>
        <w:tabs>
          <w:tab w:val="clear" w:pos="426"/>
          <w:tab w:val="clear" w:pos="4820"/>
          <w:tab w:val="clear" w:pos="5387"/>
          <w:tab w:val="clear" w:pos="8505"/>
          <w:tab w:val="clear" w:pos="8647"/>
          <w:tab w:val="clear" w:pos="8931"/>
        </w:tabs>
        <w:ind w:left="270" w:right="-406"/>
        <w:rPr>
          <w:rFonts w:ascii="Arial" w:hAnsi="Arial" w:cs="Arial"/>
          <w:sz w:val="14"/>
          <w:szCs w:val="14"/>
        </w:rPr>
      </w:pPr>
      <w:r w:rsidRPr="004C0469">
        <w:rPr>
          <w:rFonts w:ascii="Arial" w:hAnsi="Arial" w:cs="Arial"/>
          <w:sz w:val="14"/>
          <w:szCs w:val="14"/>
        </w:rPr>
        <w:t>INGETEAM se reserva el derecho de suministro de un modelo diferente de producto  o componente para atender las reclamaciones aceptadas de garantía, en caso de que el modelo original hubiera dejado de fabricarse. Todos los productos  o componentes reemplazados serán propiedad de INGETEAM.</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b/>
          <w:sz w:val="14"/>
          <w:szCs w:val="14"/>
          <w:u w:val="single"/>
        </w:rPr>
      </w:pPr>
      <w:r w:rsidRPr="004C0469">
        <w:rPr>
          <w:rFonts w:ascii="Arial" w:hAnsi="Arial" w:cs="Arial"/>
          <w:b/>
          <w:sz w:val="14"/>
          <w:szCs w:val="14"/>
          <w:u w:val="single"/>
        </w:rPr>
        <w:t>No se atenderá ninguna reclamación sin el formulario correspondiente, debidamente cumplimentado y firmado.</w:t>
      </w:r>
    </w:p>
    <w:p w:rsidR="00163D90" w:rsidRPr="004C0469" w:rsidRDefault="00163D90" w:rsidP="00163D90">
      <w:pPr>
        <w:pStyle w:val="Textoindependiente"/>
        <w:ind w:right="-406"/>
        <w:rPr>
          <w:rFonts w:ascii="Arial" w:hAnsi="Arial" w:cs="Arial"/>
          <w:sz w:val="14"/>
          <w:szCs w:val="14"/>
        </w:rPr>
      </w:pPr>
    </w:p>
    <w:p w:rsidR="00163D90" w:rsidRPr="004C0469" w:rsidRDefault="00163D90" w:rsidP="00116364">
      <w:pPr>
        <w:pStyle w:val="Textoindependiente"/>
        <w:numPr>
          <w:ilvl w:val="0"/>
          <w:numId w:val="7"/>
        </w:numPr>
        <w:tabs>
          <w:tab w:val="clear" w:pos="426"/>
          <w:tab w:val="clear" w:pos="4820"/>
          <w:tab w:val="clear" w:pos="5387"/>
          <w:tab w:val="clear" w:pos="8505"/>
          <w:tab w:val="clear" w:pos="8647"/>
          <w:tab w:val="clear" w:pos="8931"/>
        </w:tabs>
        <w:ind w:left="180" w:right="-406" w:hanging="180"/>
        <w:rPr>
          <w:rFonts w:ascii="Arial" w:hAnsi="Arial" w:cs="Arial"/>
          <w:b/>
          <w:sz w:val="14"/>
          <w:szCs w:val="14"/>
        </w:rPr>
      </w:pPr>
      <w:r w:rsidRPr="004C0469">
        <w:rPr>
          <w:rFonts w:ascii="Arial" w:hAnsi="Arial" w:cs="Arial"/>
          <w:b/>
          <w:sz w:val="14"/>
          <w:szCs w:val="14"/>
        </w:rPr>
        <w:t>LIMITACIONES DE LA RESPONSABILIDAD DEL FABRICANTE.</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INGETEAM no será responsable ante el cliente, ni directa ni indirectamente, de ningún incumplimiento o demora en la aplicación de sus obligaciones de garantía, que pudieran ser originadas por causas de fuerza mayor o cualquier otro incidente imprevisto y ajeno a la voluntad de Ingeteam. La responsabilidad de INGETEAM derivada de la presente Garantía estará limitada a las obligaciones expresadas anteriormente.  INGETEAM responderá de los daños y perjuicios directos que se deriven al Cliente o a terceros por el incumplimiento grave por parte de INGETEAM de sus obligaciones contractuales, por defectos del producto, o por acciones u omisiones de sus empleados o subcontratados y demás personas de las que deba legalmente responder, hasta un máximo total para reclamaciones, sean del tipo que sean, incluyendo penalizaciones e intervenciones de reparación o reposición al amparo de las garantías otorgadas al Cliente, del cincuenta por ciento (50)% del precio total del bien o servicio que haya dado lugar a la reclamación. INGETEAM no será responsable de daños y perjuicios indirectos, consecuenciales ni incidentales que puedan sufrir el Cliente o terceros, tales como la pérdida de producción, ingresos o beneficios (</w:t>
      </w:r>
      <w:proofErr w:type="spellStart"/>
      <w:r w:rsidRPr="004C0469">
        <w:rPr>
          <w:rFonts w:ascii="Arial" w:hAnsi="Arial" w:cs="Arial"/>
          <w:sz w:val="14"/>
          <w:szCs w:val="14"/>
        </w:rPr>
        <w:t>lucrum</w:t>
      </w:r>
      <w:proofErr w:type="spellEnd"/>
      <w:r w:rsidRPr="004C0469">
        <w:rPr>
          <w:rFonts w:ascii="Arial" w:hAnsi="Arial" w:cs="Arial"/>
          <w:sz w:val="14"/>
          <w:szCs w:val="14"/>
        </w:rPr>
        <w:t xml:space="preserve"> </w:t>
      </w:r>
      <w:proofErr w:type="spellStart"/>
      <w:r w:rsidRPr="004C0469">
        <w:rPr>
          <w:rFonts w:ascii="Arial" w:hAnsi="Arial" w:cs="Arial"/>
          <w:sz w:val="14"/>
          <w:szCs w:val="14"/>
        </w:rPr>
        <w:t>cessans</w:t>
      </w:r>
      <w:proofErr w:type="spellEnd"/>
      <w:r w:rsidRPr="004C0469">
        <w:rPr>
          <w:rFonts w:ascii="Arial" w:hAnsi="Arial" w:cs="Arial"/>
          <w:sz w:val="14"/>
          <w:szCs w:val="14"/>
        </w:rPr>
        <w:t>), pérdida de rendimiento o disponibilidad, costes de sustitución, de paradas, de esperas, o laborales, costes de inversión y otros de tipo financiero, reclamaciones de terceros, etc. INGETEAM deberá ser notificada sobre la existencia de cualquier daño con carácter inmediato a su detección.</w:t>
      </w: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Las citadas limitaciones de garantía serán de aplicación siempre y cuando no contravengan las disposiciones legales aplicables del país en cuestión. De darse esta circunstancia, la nulidad solo afectará a esa cláusula en particular, manteniéndose vigentes el resto de las disposiciones.</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En concreto, se exceptúan de aplicación cualesquiera disposiciones reflejadas en esta garantía que contravengan lo dispuesto en la Directiva Comunitaria 1999/44/CE y de acuerdo con la correspondiente normativa de transposición de la misma que resulte de aplicación, que afecta a aquellos inversores adquiridos para ser utilizados en el territorio de la Unión Europea.</w:t>
      </w:r>
    </w:p>
    <w:p w:rsidR="00163D90" w:rsidRPr="004C0469" w:rsidRDefault="00163D90" w:rsidP="00163D90">
      <w:pPr>
        <w:pStyle w:val="Textoindependiente"/>
        <w:ind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16364">
      <w:pPr>
        <w:pStyle w:val="Textoindependiente"/>
        <w:numPr>
          <w:ilvl w:val="0"/>
          <w:numId w:val="7"/>
        </w:numPr>
        <w:tabs>
          <w:tab w:val="clear" w:pos="426"/>
          <w:tab w:val="clear" w:pos="4820"/>
          <w:tab w:val="clear" w:pos="5387"/>
          <w:tab w:val="clear" w:pos="8505"/>
          <w:tab w:val="clear" w:pos="8647"/>
          <w:tab w:val="clear" w:pos="8931"/>
        </w:tabs>
        <w:ind w:left="180" w:right="-406" w:hanging="180"/>
        <w:rPr>
          <w:rFonts w:ascii="Arial" w:hAnsi="Arial" w:cs="Arial"/>
          <w:b/>
          <w:sz w:val="14"/>
          <w:szCs w:val="14"/>
        </w:rPr>
      </w:pPr>
      <w:r w:rsidRPr="004C0469">
        <w:rPr>
          <w:rFonts w:ascii="Arial" w:hAnsi="Arial" w:cs="Arial"/>
          <w:b/>
          <w:sz w:val="14"/>
          <w:szCs w:val="14"/>
        </w:rPr>
        <w:t xml:space="preserve">TARIFA DE PRESTACION DE SERVICIOS </w:t>
      </w: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Cualquier intervención, ya sea de reparación o de sustitución,  fuera del amparo de la presente garantía correrá a cargo del cliente de acuerdo a la “Tarifa de servicios” vigente.</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Correrán íntegramente a cargo de INGETEAM todas las asistencias en campo realizadas dentro de los 12 meses siguientes a la puesta en marcha, con un máximo de 18 meses desde la salida de los inversores de fábrica</w:t>
      </w:r>
      <w:ins w:id="6" w:author="jecharter" w:date="2012-02-24T11:48:00Z">
        <w:r w:rsidRPr="004C0469">
          <w:rPr>
            <w:rFonts w:ascii="Arial" w:hAnsi="Arial" w:cs="Arial"/>
            <w:sz w:val="14"/>
            <w:szCs w:val="14"/>
          </w:rPr>
          <w:t>.</w:t>
        </w:r>
      </w:ins>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 xml:space="preserve"> Después de dicho período, los gastos de reparación y/o sustitución de componentes al amparo de la presente garantía no serán facturados al Cliente. No obstante, todos los gastos derivados del desplazamiento de personal técnico de INGETEAM, tales como kilometraje, horas de espera, gastos de estancia, aduanas, tasas, etc., serán a cargo del Cliente de acuerdo a la tarifa de servicios vigente.</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Los costes de desplazamiento siempre serán tenidos en cuenta de acuerdo al Servicio Técnico más cercano a la  instalación.</w:t>
      </w:r>
    </w:p>
    <w:p w:rsidR="00163D90" w:rsidRPr="004C0469" w:rsidRDefault="00163D90" w:rsidP="00163D90">
      <w:pPr>
        <w:pStyle w:val="Textoindependiente"/>
        <w:ind w:right="-406"/>
        <w:rPr>
          <w:rFonts w:ascii="Arial" w:hAnsi="Arial" w:cs="Arial"/>
          <w:sz w:val="14"/>
          <w:szCs w:val="14"/>
        </w:rPr>
      </w:pPr>
    </w:p>
    <w:p w:rsidR="00163D90" w:rsidRPr="004C0469" w:rsidRDefault="00163D90" w:rsidP="00116364">
      <w:pPr>
        <w:pStyle w:val="Textoindependiente"/>
        <w:numPr>
          <w:ilvl w:val="0"/>
          <w:numId w:val="7"/>
        </w:numPr>
        <w:tabs>
          <w:tab w:val="clear" w:pos="426"/>
          <w:tab w:val="clear" w:pos="4820"/>
          <w:tab w:val="clear" w:pos="5387"/>
          <w:tab w:val="clear" w:pos="8505"/>
          <w:tab w:val="clear" w:pos="8647"/>
          <w:tab w:val="clear" w:pos="8931"/>
        </w:tabs>
        <w:ind w:left="180" w:right="-406" w:hanging="180"/>
        <w:rPr>
          <w:rFonts w:ascii="Arial" w:hAnsi="Arial" w:cs="Arial"/>
          <w:b/>
          <w:sz w:val="14"/>
          <w:szCs w:val="14"/>
        </w:rPr>
      </w:pPr>
      <w:r w:rsidRPr="004C0469">
        <w:rPr>
          <w:rFonts w:ascii="Arial" w:hAnsi="Arial" w:cs="Arial"/>
          <w:b/>
          <w:sz w:val="14"/>
          <w:szCs w:val="14"/>
        </w:rPr>
        <w:t>ENTRADA EN VIGOR, APLICACIÓN Y VALIDEZ DE LA GARANTÍA</w:t>
      </w:r>
    </w:p>
    <w:p w:rsidR="00163D90" w:rsidRPr="004C0469" w:rsidRDefault="00163D90" w:rsidP="00163D90">
      <w:pPr>
        <w:pStyle w:val="Textoindependiente"/>
        <w:ind w:left="-270" w:right="-406"/>
        <w:rPr>
          <w:rFonts w:ascii="Arial" w:hAnsi="Arial" w:cs="Arial"/>
          <w:sz w:val="14"/>
          <w:szCs w:val="14"/>
        </w:rPr>
      </w:pPr>
    </w:p>
    <w:p w:rsidR="00163D90" w:rsidRPr="004C0469" w:rsidRDefault="00163D90" w:rsidP="00163D90">
      <w:pPr>
        <w:pStyle w:val="Textoindependiente"/>
        <w:ind w:left="-270" w:right="-406"/>
        <w:rPr>
          <w:rFonts w:ascii="Arial" w:hAnsi="Arial" w:cs="Arial"/>
          <w:sz w:val="14"/>
          <w:szCs w:val="14"/>
        </w:rPr>
      </w:pPr>
      <w:r w:rsidRPr="004C0469">
        <w:rPr>
          <w:rFonts w:ascii="Arial" w:hAnsi="Arial" w:cs="Arial"/>
          <w:sz w:val="14"/>
          <w:szCs w:val="14"/>
        </w:rPr>
        <w:t>El presente Certificado de Garantía se mantendrá vigente desde la fecha indicada de su correspondiente edición Febrero 2012</w:t>
      </w:r>
      <w:ins w:id="7" w:author="Javier J.N. Naya Errea" w:date="2012-02-15T17:57:00Z">
        <w:r w:rsidRPr="004C0469">
          <w:rPr>
            <w:rFonts w:ascii="Arial" w:hAnsi="Arial" w:cs="Arial"/>
            <w:sz w:val="14"/>
            <w:szCs w:val="14"/>
          </w:rPr>
          <w:t xml:space="preserve"> </w:t>
        </w:r>
      </w:ins>
      <w:r w:rsidRPr="004C0469">
        <w:rPr>
          <w:rFonts w:ascii="Arial" w:hAnsi="Arial" w:cs="Arial"/>
          <w:sz w:val="14"/>
          <w:szCs w:val="14"/>
        </w:rPr>
        <w:t xml:space="preserve">y será aplicable a todos los productos Fotovoltaicos Marca </w:t>
      </w:r>
      <w:proofErr w:type="spellStart"/>
      <w:r w:rsidRPr="004C0469">
        <w:rPr>
          <w:rFonts w:ascii="Arial" w:hAnsi="Arial" w:cs="Arial"/>
          <w:sz w:val="14"/>
          <w:szCs w:val="14"/>
        </w:rPr>
        <w:t>Ingecon</w:t>
      </w:r>
      <w:proofErr w:type="spellEnd"/>
      <w:r w:rsidRPr="004C0469">
        <w:rPr>
          <w:rFonts w:ascii="Arial" w:hAnsi="Arial" w:cs="Arial"/>
          <w:sz w:val="14"/>
          <w:szCs w:val="14"/>
        </w:rPr>
        <w:t xml:space="preserve"> </w:t>
      </w:r>
      <w:proofErr w:type="spellStart"/>
      <w:r w:rsidRPr="004C0469">
        <w:rPr>
          <w:rFonts w:ascii="Arial" w:hAnsi="Arial" w:cs="Arial"/>
          <w:sz w:val="14"/>
          <w:szCs w:val="14"/>
        </w:rPr>
        <w:t>Sun</w:t>
      </w:r>
      <w:proofErr w:type="spellEnd"/>
      <w:r w:rsidRPr="004C0469">
        <w:rPr>
          <w:rFonts w:ascii="Arial" w:hAnsi="Arial" w:cs="Arial"/>
          <w:sz w:val="14"/>
          <w:szCs w:val="14"/>
        </w:rPr>
        <w:t>, Gama Estándar, fabricados a partir de dicha fecha, permaneciendo válido hasta su cambio de Edición.</w:t>
      </w:r>
    </w:p>
    <w:p w:rsidR="00163D90" w:rsidRPr="004C0469" w:rsidRDefault="00163D90" w:rsidP="00163D90">
      <w:pPr>
        <w:pStyle w:val="Textoindependiente"/>
        <w:ind w:right="-406"/>
        <w:rPr>
          <w:rFonts w:ascii="Arial" w:hAnsi="Arial" w:cs="Arial"/>
          <w:sz w:val="16"/>
          <w:szCs w:val="16"/>
        </w:rPr>
      </w:pPr>
    </w:p>
    <w:p w:rsidR="00163D90" w:rsidRPr="004C0469" w:rsidRDefault="00163D90" w:rsidP="00163D90">
      <w:pPr>
        <w:pStyle w:val="Textoindependiente"/>
        <w:ind w:right="-406"/>
        <w:rPr>
          <w:rFonts w:ascii="Arial" w:hAnsi="Arial" w:cs="Arial"/>
          <w:sz w:val="16"/>
          <w:szCs w:val="16"/>
        </w:rPr>
      </w:pPr>
    </w:p>
    <w:p w:rsidR="00B1026A" w:rsidRDefault="00163D90" w:rsidP="00163D90">
      <w:pPr>
        <w:rPr>
          <w:rFonts w:cs="Arial"/>
          <w:sz w:val="16"/>
          <w:szCs w:val="16"/>
        </w:rPr>
      </w:pPr>
      <w:r>
        <w:rPr>
          <w:rFonts w:cs="Arial"/>
          <w:sz w:val="16"/>
          <w:szCs w:val="16"/>
        </w:rPr>
        <w:tab/>
      </w:r>
    </w:p>
    <w:p w:rsidR="003858AC" w:rsidRDefault="00B1026A" w:rsidP="00163D90">
      <w:pPr>
        <w:rPr>
          <w:rFonts w:cs="Arial"/>
          <w:sz w:val="16"/>
          <w:szCs w:val="16"/>
        </w:rPr>
      </w:pPr>
      <w:r>
        <w:rPr>
          <w:rFonts w:cs="Arial"/>
          <w:sz w:val="16"/>
          <w:szCs w:val="16"/>
        </w:rPr>
        <w:br w:type="page"/>
      </w:r>
    </w:p>
    <w:p w:rsidR="00B1026A" w:rsidRPr="00B1026A" w:rsidRDefault="00B1026A" w:rsidP="00B1026A">
      <w:pPr>
        <w:jc w:val="center"/>
        <w:rPr>
          <w:rFonts w:cs="Arial"/>
          <w:b/>
          <w:szCs w:val="24"/>
        </w:rPr>
      </w:pPr>
      <w:r w:rsidRPr="00B1026A">
        <w:rPr>
          <w:rFonts w:cs="Arial"/>
          <w:b/>
          <w:szCs w:val="24"/>
        </w:rPr>
        <w:lastRenderedPageBreak/>
        <w:t>SOLICITUD DE COMPRA DE EQUIPO DE SUSTITUCIÓN</w:t>
      </w:r>
    </w:p>
    <w:p w:rsidR="00B1026A" w:rsidRDefault="00B1026A" w:rsidP="00B1026A">
      <w:pPr>
        <w:rPr>
          <w:rFonts w:cs="Arial"/>
          <w:b/>
          <w:sz w:val="20"/>
        </w:rPr>
      </w:pPr>
    </w:p>
    <w:p w:rsidR="007E4105" w:rsidRPr="00B1026A" w:rsidRDefault="007E4105" w:rsidP="00B1026A">
      <w:pPr>
        <w:rPr>
          <w:rFonts w:cs="Arial"/>
          <w:b/>
          <w:sz w:val="20"/>
        </w:rPr>
      </w:pPr>
    </w:p>
    <w:p w:rsidR="00B1026A" w:rsidRPr="00B1026A" w:rsidRDefault="00B1026A" w:rsidP="00B1026A">
      <w:pPr>
        <w:rPr>
          <w:rFonts w:cs="Arial"/>
          <w:b/>
          <w:sz w:val="20"/>
        </w:rPr>
      </w:pPr>
    </w:p>
    <w:p w:rsidR="00B1026A" w:rsidRDefault="007E4105" w:rsidP="00B1026A">
      <w:pPr>
        <w:rPr>
          <w:rFonts w:cs="Arial"/>
          <w:b/>
          <w:sz w:val="20"/>
        </w:rPr>
      </w:pPr>
      <w:r>
        <w:rPr>
          <w:rFonts w:cs="Arial"/>
          <w:b/>
          <w:sz w:val="20"/>
        </w:rPr>
        <w:t>DATOS DEL SOLICITANTE:</w:t>
      </w:r>
    </w:p>
    <w:p w:rsidR="00F97E9C" w:rsidRPr="00B1026A" w:rsidRDefault="00F97E9C" w:rsidP="00B1026A">
      <w:pPr>
        <w:rPr>
          <w:rFonts w:cs="Arial"/>
          <w:b/>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1"/>
        <w:gridCol w:w="5964"/>
        <w:gridCol w:w="1790"/>
      </w:tblGrid>
      <w:tr w:rsidR="00B1026A" w:rsidRPr="00B1026A" w:rsidTr="00620914">
        <w:trPr>
          <w:trHeight w:val="597"/>
        </w:trPr>
        <w:tc>
          <w:tcPr>
            <w:tcW w:w="1991" w:type="dxa"/>
          </w:tcPr>
          <w:p w:rsidR="00B1026A" w:rsidRPr="00B1026A" w:rsidRDefault="00B1026A" w:rsidP="00B1026A">
            <w:pPr>
              <w:tabs>
                <w:tab w:val="center" w:pos="4252"/>
                <w:tab w:val="right" w:pos="8504"/>
              </w:tabs>
              <w:rPr>
                <w:rFonts w:cs="Arial"/>
                <w:sz w:val="20"/>
              </w:rPr>
            </w:pPr>
            <w:r w:rsidRPr="00B1026A">
              <w:rPr>
                <w:rFonts w:cs="Arial"/>
                <w:sz w:val="20"/>
              </w:rPr>
              <w:t>Nombre o Razón Social</w:t>
            </w:r>
          </w:p>
        </w:tc>
        <w:tc>
          <w:tcPr>
            <w:tcW w:w="5964" w:type="dxa"/>
          </w:tcPr>
          <w:p w:rsidR="00B1026A" w:rsidRPr="00B1026A" w:rsidRDefault="00B1026A" w:rsidP="00B1026A">
            <w:pPr>
              <w:tabs>
                <w:tab w:val="center" w:pos="4252"/>
                <w:tab w:val="right" w:pos="8504"/>
              </w:tabs>
              <w:rPr>
                <w:rFonts w:cs="Arial"/>
                <w:sz w:val="20"/>
              </w:rPr>
            </w:pPr>
          </w:p>
        </w:tc>
        <w:tc>
          <w:tcPr>
            <w:tcW w:w="1790" w:type="dxa"/>
          </w:tcPr>
          <w:p w:rsidR="00B1026A" w:rsidRPr="00B1026A" w:rsidRDefault="00B1026A" w:rsidP="00B1026A">
            <w:pPr>
              <w:tabs>
                <w:tab w:val="center" w:pos="4252"/>
                <w:tab w:val="right" w:pos="8504"/>
              </w:tabs>
              <w:rPr>
                <w:rFonts w:cs="Arial"/>
                <w:sz w:val="20"/>
              </w:rPr>
            </w:pPr>
            <w:r w:rsidRPr="00B1026A">
              <w:rPr>
                <w:rFonts w:cs="Arial"/>
                <w:sz w:val="20"/>
              </w:rPr>
              <w:t>CIF</w:t>
            </w:r>
          </w:p>
        </w:tc>
      </w:tr>
      <w:tr w:rsidR="007E4105" w:rsidRPr="00B1026A" w:rsidTr="000B241A">
        <w:trPr>
          <w:trHeight w:val="579"/>
        </w:trPr>
        <w:tc>
          <w:tcPr>
            <w:tcW w:w="1991" w:type="dxa"/>
            <w:vMerge w:val="restart"/>
          </w:tcPr>
          <w:p w:rsidR="007E4105" w:rsidRPr="00B1026A" w:rsidRDefault="007E4105" w:rsidP="00B1026A">
            <w:pPr>
              <w:tabs>
                <w:tab w:val="center" w:pos="4252"/>
                <w:tab w:val="right" w:pos="8504"/>
              </w:tabs>
              <w:rPr>
                <w:rFonts w:cs="Arial"/>
                <w:sz w:val="20"/>
              </w:rPr>
            </w:pPr>
            <w:r>
              <w:rPr>
                <w:rFonts w:cs="Arial"/>
                <w:sz w:val="20"/>
              </w:rPr>
              <w:t>Dirección:</w:t>
            </w:r>
          </w:p>
        </w:tc>
        <w:tc>
          <w:tcPr>
            <w:tcW w:w="5964" w:type="dxa"/>
            <w:vMerge w:val="restart"/>
          </w:tcPr>
          <w:p w:rsidR="007E4105" w:rsidRPr="00B1026A" w:rsidRDefault="007E4105" w:rsidP="00B1026A">
            <w:pPr>
              <w:tabs>
                <w:tab w:val="center" w:pos="4252"/>
                <w:tab w:val="right" w:pos="8504"/>
              </w:tabs>
              <w:rPr>
                <w:rFonts w:cs="Arial"/>
                <w:sz w:val="20"/>
              </w:rPr>
            </w:pPr>
          </w:p>
        </w:tc>
        <w:tc>
          <w:tcPr>
            <w:tcW w:w="1790" w:type="dxa"/>
          </w:tcPr>
          <w:p w:rsidR="007E4105" w:rsidRPr="00B1026A" w:rsidRDefault="007E4105" w:rsidP="00B1026A">
            <w:pPr>
              <w:tabs>
                <w:tab w:val="center" w:pos="4252"/>
                <w:tab w:val="right" w:pos="8504"/>
              </w:tabs>
              <w:rPr>
                <w:rFonts w:cs="Arial"/>
                <w:sz w:val="20"/>
              </w:rPr>
            </w:pPr>
            <w:r w:rsidRPr="00B1026A">
              <w:rPr>
                <w:rFonts w:cs="Arial"/>
                <w:sz w:val="20"/>
              </w:rPr>
              <w:t>Teléfono</w:t>
            </w:r>
          </w:p>
        </w:tc>
      </w:tr>
      <w:tr w:rsidR="007E4105" w:rsidRPr="00B1026A" w:rsidTr="007E4105">
        <w:trPr>
          <w:trHeight w:val="425"/>
        </w:trPr>
        <w:tc>
          <w:tcPr>
            <w:tcW w:w="1991" w:type="dxa"/>
            <w:vMerge/>
          </w:tcPr>
          <w:p w:rsidR="007E4105" w:rsidRPr="00B1026A" w:rsidRDefault="007E4105" w:rsidP="00B1026A">
            <w:pPr>
              <w:tabs>
                <w:tab w:val="center" w:pos="4252"/>
                <w:tab w:val="right" w:pos="8504"/>
              </w:tabs>
              <w:rPr>
                <w:rFonts w:cs="Arial"/>
                <w:sz w:val="20"/>
              </w:rPr>
            </w:pPr>
          </w:p>
        </w:tc>
        <w:tc>
          <w:tcPr>
            <w:tcW w:w="5964" w:type="dxa"/>
            <w:vMerge/>
          </w:tcPr>
          <w:p w:rsidR="007E4105" w:rsidRPr="00B1026A" w:rsidRDefault="007E4105" w:rsidP="00B1026A">
            <w:pPr>
              <w:tabs>
                <w:tab w:val="center" w:pos="4252"/>
                <w:tab w:val="right" w:pos="8504"/>
              </w:tabs>
              <w:rPr>
                <w:rFonts w:cs="Arial"/>
                <w:sz w:val="20"/>
              </w:rPr>
            </w:pPr>
          </w:p>
        </w:tc>
        <w:tc>
          <w:tcPr>
            <w:tcW w:w="1790" w:type="dxa"/>
          </w:tcPr>
          <w:p w:rsidR="007E4105" w:rsidRPr="00B1026A" w:rsidRDefault="007E4105" w:rsidP="00B1026A">
            <w:pPr>
              <w:tabs>
                <w:tab w:val="center" w:pos="4252"/>
                <w:tab w:val="right" w:pos="8504"/>
              </w:tabs>
              <w:rPr>
                <w:rFonts w:cs="Arial"/>
                <w:sz w:val="20"/>
              </w:rPr>
            </w:pPr>
            <w:r>
              <w:rPr>
                <w:rFonts w:cs="Arial"/>
                <w:sz w:val="20"/>
              </w:rPr>
              <w:t>CP</w:t>
            </w:r>
          </w:p>
        </w:tc>
      </w:tr>
    </w:tbl>
    <w:p w:rsidR="00B1026A" w:rsidRPr="00B1026A" w:rsidRDefault="00B1026A" w:rsidP="00B1026A">
      <w:pPr>
        <w:rPr>
          <w:rFonts w:cs="Arial"/>
          <w:b/>
          <w:sz w:val="20"/>
        </w:rPr>
      </w:pPr>
    </w:p>
    <w:p w:rsidR="00B1026A" w:rsidRDefault="00B1026A" w:rsidP="00B1026A">
      <w:pPr>
        <w:rPr>
          <w:rFonts w:cs="Arial"/>
          <w:b/>
          <w:sz w:val="20"/>
        </w:rPr>
      </w:pPr>
      <w:r w:rsidRPr="00B1026A">
        <w:rPr>
          <w:rFonts w:cs="Arial"/>
          <w:b/>
          <w:sz w:val="20"/>
        </w:rPr>
        <w:t>DIRECCIÓN DE ENTREGA:</w:t>
      </w:r>
    </w:p>
    <w:p w:rsidR="00620914" w:rsidRPr="00B1026A" w:rsidRDefault="00620914" w:rsidP="00B1026A">
      <w:pPr>
        <w:rPr>
          <w:rFonts w:cs="Arial"/>
          <w:b/>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745"/>
      </w:tblGrid>
      <w:tr w:rsidR="00B1026A" w:rsidRPr="00B1026A" w:rsidTr="007E4105">
        <w:trPr>
          <w:trHeight w:val="1122"/>
        </w:trPr>
        <w:tc>
          <w:tcPr>
            <w:tcW w:w="9745" w:type="dxa"/>
          </w:tcPr>
          <w:p w:rsidR="00B1026A" w:rsidRPr="00B1026A" w:rsidRDefault="00B1026A" w:rsidP="00B1026A">
            <w:pPr>
              <w:tabs>
                <w:tab w:val="center" w:pos="4252"/>
                <w:tab w:val="right" w:pos="8504"/>
              </w:tabs>
              <w:rPr>
                <w:rFonts w:cs="Arial"/>
                <w:sz w:val="20"/>
              </w:rPr>
            </w:pPr>
          </w:p>
          <w:p w:rsidR="00B1026A" w:rsidRPr="00B1026A" w:rsidRDefault="00B1026A" w:rsidP="00B1026A">
            <w:pPr>
              <w:tabs>
                <w:tab w:val="center" w:pos="4252"/>
                <w:tab w:val="right" w:pos="8504"/>
              </w:tabs>
              <w:rPr>
                <w:rFonts w:cs="Arial"/>
                <w:sz w:val="20"/>
              </w:rPr>
            </w:pPr>
          </w:p>
          <w:p w:rsidR="00B1026A" w:rsidRPr="00B1026A" w:rsidRDefault="00B1026A" w:rsidP="00B1026A">
            <w:pPr>
              <w:tabs>
                <w:tab w:val="center" w:pos="4252"/>
                <w:tab w:val="right" w:pos="8504"/>
              </w:tabs>
              <w:rPr>
                <w:rFonts w:cs="Arial"/>
                <w:sz w:val="20"/>
              </w:rPr>
            </w:pPr>
          </w:p>
          <w:p w:rsidR="00B1026A" w:rsidRPr="00B1026A" w:rsidRDefault="00B1026A" w:rsidP="00B1026A">
            <w:pPr>
              <w:tabs>
                <w:tab w:val="center" w:pos="4252"/>
                <w:tab w:val="right" w:pos="8504"/>
              </w:tabs>
              <w:rPr>
                <w:rFonts w:cs="Arial"/>
                <w:sz w:val="20"/>
              </w:rPr>
            </w:pPr>
          </w:p>
        </w:tc>
      </w:tr>
    </w:tbl>
    <w:p w:rsidR="00B1026A" w:rsidRPr="00B1026A" w:rsidRDefault="00B1026A" w:rsidP="00B1026A">
      <w:pPr>
        <w:rPr>
          <w:rFonts w:cs="Arial"/>
          <w:b/>
          <w:sz w:val="20"/>
        </w:rPr>
      </w:pPr>
    </w:p>
    <w:p w:rsidR="00B1026A" w:rsidRDefault="00B1026A" w:rsidP="00B1026A">
      <w:pPr>
        <w:jc w:val="both"/>
        <w:rPr>
          <w:rFonts w:cs="Arial"/>
          <w:sz w:val="20"/>
        </w:rPr>
      </w:pPr>
    </w:p>
    <w:p w:rsidR="00F97E9C" w:rsidRPr="00620914" w:rsidRDefault="007E4105" w:rsidP="00B1026A">
      <w:pPr>
        <w:jc w:val="both"/>
        <w:rPr>
          <w:rFonts w:cs="Arial"/>
          <w:b/>
          <w:sz w:val="20"/>
        </w:rPr>
      </w:pPr>
      <w:r>
        <w:rPr>
          <w:rFonts w:cs="Arial"/>
          <w:b/>
          <w:sz w:val="20"/>
        </w:rPr>
        <w:t>DATOS DE LOS EQUIPOS:</w:t>
      </w:r>
    </w:p>
    <w:p w:rsidR="00F97E9C" w:rsidRDefault="00F97E9C" w:rsidP="00B1026A">
      <w:pPr>
        <w:jc w:val="both"/>
        <w:rPr>
          <w:rFonts w:cs="Arial"/>
          <w:sz w:val="20"/>
        </w:rPr>
      </w:pPr>
    </w:p>
    <w:p w:rsidR="00F97E9C" w:rsidRDefault="00F97E9C" w:rsidP="00B1026A">
      <w:pPr>
        <w:jc w:val="both"/>
        <w:rPr>
          <w:rFonts w:cs="Arial"/>
          <w:sz w:val="20"/>
        </w:rPr>
      </w:pPr>
    </w:p>
    <w:tbl>
      <w:tblPr>
        <w:tblW w:w="9513" w:type="dxa"/>
        <w:tblInd w:w="55" w:type="dxa"/>
        <w:tblLayout w:type="fixed"/>
        <w:tblCellMar>
          <w:left w:w="70" w:type="dxa"/>
          <w:right w:w="70" w:type="dxa"/>
        </w:tblCellMar>
        <w:tblLook w:val="04A0"/>
      </w:tblPr>
      <w:tblGrid>
        <w:gridCol w:w="3134"/>
        <w:gridCol w:w="1134"/>
        <w:gridCol w:w="1559"/>
        <w:gridCol w:w="1134"/>
        <w:gridCol w:w="2552"/>
      </w:tblGrid>
      <w:tr w:rsidR="001F69BA" w:rsidRPr="00F97E9C" w:rsidTr="001F69BA">
        <w:trPr>
          <w:trHeight w:val="405"/>
        </w:trPr>
        <w:tc>
          <w:tcPr>
            <w:tcW w:w="3134" w:type="dxa"/>
            <w:vMerge w:val="restart"/>
            <w:tcBorders>
              <w:top w:val="single" w:sz="4" w:space="0" w:color="auto"/>
              <w:left w:val="single" w:sz="4" w:space="0" w:color="auto"/>
              <w:right w:val="single" w:sz="4" w:space="0" w:color="auto"/>
            </w:tcBorders>
            <w:shd w:val="clear" w:color="000000" w:fill="FF0000"/>
            <w:vAlign w:val="center"/>
            <w:hideMark/>
          </w:tcPr>
          <w:p w:rsidR="001F69BA" w:rsidRPr="00F97E9C" w:rsidRDefault="001F69BA" w:rsidP="007E4105">
            <w:pPr>
              <w:jc w:val="center"/>
              <w:rPr>
                <w:rFonts w:ascii="Calibri" w:hAnsi="Calibri"/>
                <w:b/>
                <w:bCs/>
                <w:sz w:val="22"/>
                <w:szCs w:val="22"/>
                <w:lang w:val="es-ES"/>
              </w:rPr>
            </w:pPr>
            <w:r w:rsidRPr="00F97E9C">
              <w:rPr>
                <w:rFonts w:ascii="Calibri" w:hAnsi="Calibri"/>
                <w:b/>
                <w:bCs/>
                <w:sz w:val="22"/>
                <w:szCs w:val="22"/>
                <w:lang w:val="es-ES"/>
              </w:rPr>
              <w:t>MODELO</w:t>
            </w:r>
            <w:r>
              <w:rPr>
                <w:rFonts w:ascii="Calibri" w:hAnsi="Calibri"/>
                <w:b/>
                <w:bCs/>
                <w:sz w:val="22"/>
                <w:szCs w:val="22"/>
                <w:lang w:val="es-ES"/>
              </w:rPr>
              <w:t xml:space="preserve"> DE COMPRA</w:t>
            </w:r>
          </w:p>
        </w:tc>
        <w:tc>
          <w:tcPr>
            <w:tcW w:w="1134" w:type="dxa"/>
            <w:tcBorders>
              <w:top w:val="single" w:sz="4" w:space="0" w:color="auto"/>
              <w:left w:val="nil"/>
              <w:right w:val="single" w:sz="4" w:space="0" w:color="auto"/>
            </w:tcBorders>
            <w:shd w:val="clear" w:color="000000" w:fill="FF0000"/>
          </w:tcPr>
          <w:p w:rsidR="001F69BA" w:rsidRDefault="001F69BA" w:rsidP="001F69BA">
            <w:pPr>
              <w:jc w:val="center"/>
              <w:rPr>
                <w:rFonts w:ascii="Calibri" w:hAnsi="Calibri"/>
                <w:b/>
                <w:bCs/>
                <w:sz w:val="22"/>
                <w:szCs w:val="22"/>
                <w:lang w:val="es-ES"/>
              </w:rPr>
            </w:pPr>
            <w:r>
              <w:rPr>
                <w:rFonts w:ascii="Calibri" w:hAnsi="Calibri"/>
                <w:b/>
                <w:bCs/>
                <w:sz w:val="22"/>
                <w:szCs w:val="22"/>
                <w:lang w:val="es-ES"/>
              </w:rPr>
              <w:t>PRECIO Un.</w:t>
            </w:r>
            <w:r w:rsidRPr="00F97E9C">
              <w:rPr>
                <w:rFonts w:ascii="Calibri" w:hAnsi="Calibri"/>
                <w:b/>
                <w:bCs/>
                <w:sz w:val="22"/>
                <w:szCs w:val="22"/>
                <w:lang w:val="es-ES"/>
              </w:rPr>
              <w:t xml:space="preserve"> €</w:t>
            </w:r>
          </w:p>
        </w:tc>
        <w:tc>
          <w:tcPr>
            <w:tcW w:w="1559" w:type="dxa"/>
            <w:vMerge w:val="restart"/>
            <w:tcBorders>
              <w:top w:val="single" w:sz="4" w:space="0" w:color="auto"/>
              <w:left w:val="single" w:sz="4" w:space="0" w:color="auto"/>
              <w:right w:val="single" w:sz="4" w:space="0" w:color="auto"/>
            </w:tcBorders>
            <w:shd w:val="clear" w:color="000000" w:fill="FF0000"/>
            <w:vAlign w:val="center"/>
            <w:hideMark/>
          </w:tcPr>
          <w:p w:rsidR="001F69BA" w:rsidRPr="00F97E9C" w:rsidRDefault="003F03B4" w:rsidP="007E4105">
            <w:pPr>
              <w:jc w:val="center"/>
              <w:rPr>
                <w:rFonts w:ascii="Calibri" w:hAnsi="Calibri"/>
                <w:b/>
                <w:bCs/>
                <w:sz w:val="22"/>
                <w:szCs w:val="22"/>
                <w:lang w:val="es-ES"/>
              </w:rPr>
            </w:pPr>
            <w:r>
              <w:rPr>
                <w:rFonts w:ascii="Calibri" w:hAnsi="Calibri"/>
                <w:b/>
                <w:bCs/>
                <w:sz w:val="22"/>
                <w:szCs w:val="22"/>
                <w:lang w:val="es-ES"/>
              </w:rPr>
              <w:t>CODIGO INGETEAM</w:t>
            </w:r>
          </w:p>
        </w:tc>
        <w:tc>
          <w:tcPr>
            <w:tcW w:w="1134" w:type="dxa"/>
            <w:vMerge w:val="restart"/>
            <w:tcBorders>
              <w:top w:val="single" w:sz="4" w:space="0" w:color="auto"/>
              <w:left w:val="nil"/>
              <w:right w:val="thinThickLargeGap" w:sz="24" w:space="0" w:color="auto"/>
            </w:tcBorders>
            <w:shd w:val="clear" w:color="000000" w:fill="FF0000"/>
            <w:vAlign w:val="center"/>
            <w:hideMark/>
          </w:tcPr>
          <w:p w:rsidR="001F69BA" w:rsidRPr="00F97E9C" w:rsidRDefault="001F69BA" w:rsidP="007E4105">
            <w:pPr>
              <w:jc w:val="center"/>
              <w:rPr>
                <w:rFonts w:ascii="Calibri" w:hAnsi="Calibri"/>
                <w:b/>
                <w:bCs/>
                <w:sz w:val="22"/>
                <w:szCs w:val="22"/>
                <w:lang w:val="es-ES"/>
              </w:rPr>
            </w:pPr>
            <w:r w:rsidRPr="00F97E9C">
              <w:rPr>
                <w:rFonts w:ascii="Calibri" w:hAnsi="Calibri"/>
                <w:b/>
                <w:bCs/>
                <w:sz w:val="22"/>
                <w:szCs w:val="22"/>
                <w:lang w:val="es-ES"/>
              </w:rPr>
              <w:t>CANTIDAD</w:t>
            </w:r>
          </w:p>
        </w:tc>
        <w:tc>
          <w:tcPr>
            <w:tcW w:w="2552" w:type="dxa"/>
            <w:vMerge w:val="restart"/>
            <w:tcBorders>
              <w:top w:val="single" w:sz="4" w:space="0" w:color="auto"/>
              <w:left w:val="thinThickLargeGap" w:sz="24" w:space="0" w:color="auto"/>
              <w:right w:val="single" w:sz="4" w:space="0" w:color="auto"/>
            </w:tcBorders>
            <w:shd w:val="clear" w:color="000000" w:fill="FF0000"/>
            <w:vAlign w:val="center"/>
            <w:hideMark/>
          </w:tcPr>
          <w:p w:rsidR="001F69BA" w:rsidRPr="00F97E9C" w:rsidRDefault="001F69BA" w:rsidP="007E4105">
            <w:pPr>
              <w:jc w:val="center"/>
              <w:rPr>
                <w:rFonts w:ascii="Calibri" w:hAnsi="Calibri"/>
                <w:b/>
                <w:bCs/>
                <w:sz w:val="22"/>
                <w:szCs w:val="22"/>
                <w:highlight w:val="red"/>
                <w:lang w:val="es-ES"/>
              </w:rPr>
            </w:pPr>
            <w:r w:rsidRPr="00F97E9C">
              <w:rPr>
                <w:rFonts w:ascii="Calibri" w:hAnsi="Calibri"/>
                <w:b/>
                <w:bCs/>
                <w:sz w:val="22"/>
                <w:szCs w:val="22"/>
                <w:highlight w:val="red"/>
                <w:lang w:val="es-ES"/>
              </w:rPr>
              <w:t>Nº DE SERIE DEL EQUIPO SUSTITUIDO</w:t>
            </w:r>
          </w:p>
        </w:tc>
      </w:tr>
      <w:tr w:rsidR="001F69BA" w:rsidRPr="00F97E9C" w:rsidTr="001F69BA">
        <w:trPr>
          <w:trHeight w:val="314"/>
        </w:trPr>
        <w:tc>
          <w:tcPr>
            <w:tcW w:w="3134" w:type="dxa"/>
            <w:vMerge/>
            <w:tcBorders>
              <w:left w:val="single" w:sz="4" w:space="0" w:color="auto"/>
              <w:right w:val="single" w:sz="4" w:space="0" w:color="auto"/>
            </w:tcBorders>
            <w:shd w:val="clear" w:color="000000" w:fill="FF0000"/>
            <w:vAlign w:val="center"/>
            <w:hideMark/>
          </w:tcPr>
          <w:p w:rsidR="001F69BA" w:rsidRPr="00F97E9C" w:rsidRDefault="001F69BA" w:rsidP="007E4105">
            <w:pPr>
              <w:jc w:val="center"/>
              <w:rPr>
                <w:rFonts w:ascii="Calibri" w:hAnsi="Calibri"/>
                <w:b/>
                <w:bCs/>
                <w:sz w:val="22"/>
                <w:szCs w:val="22"/>
                <w:lang w:val="es-ES"/>
              </w:rPr>
            </w:pPr>
          </w:p>
        </w:tc>
        <w:tc>
          <w:tcPr>
            <w:tcW w:w="1134" w:type="dxa"/>
            <w:tcBorders>
              <w:left w:val="nil"/>
              <w:right w:val="single" w:sz="4" w:space="0" w:color="auto"/>
            </w:tcBorders>
            <w:shd w:val="clear" w:color="000000" w:fill="FF0000"/>
          </w:tcPr>
          <w:p w:rsidR="001F69BA" w:rsidRDefault="001F69BA" w:rsidP="001F69BA">
            <w:pPr>
              <w:rPr>
                <w:rFonts w:ascii="Calibri" w:hAnsi="Calibri"/>
                <w:b/>
                <w:bCs/>
                <w:sz w:val="22"/>
                <w:szCs w:val="22"/>
                <w:lang w:val="es-ES"/>
              </w:rPr>
            </w:pPr>
          </w:p>
        </w:tc>
        <w:tc>
          <w:tcPr>
            <w:tcW w:w="1559" w:type="dxa"/>
            <w:vMerge/>
            <w:tcBorders>
              <w:left w:val="single" w:sz="4" w:space="0" w:color="auto"/>
              <w:right w:val="single" w:sz="4" w:space="0" w:color="auto"/>
            </w:tcBorders>
            <w:shd w:val="clear" w:color="000000" w:fill="FF0000"/>
            <w:vAlign w:val="center"/>
            <w:hideMark/>
          </w:tcPr>
          <w:p w:rsidR="001F69BA" w:rsidRDefault="001F69BA" w:rsidP="007E4105">
            <w:pPr>
              <w:jc w:val="center"/>
              <w:rPr>
                <w:rFonts w:ascii="Calibri" w:hAnsi="Calibri"/>
                <w:b/>
                <w:bCs/>
                <w:sz w:val="22"/>
                <w:szCs w:val="22"/>
                <w:lang w:val="es-ES"/>
              </w:rPr>
            </w:pPr>
          </w:p>
        </w:tc>
        <w:tc>
          <w:tcPr>
            <w:tcW w:w="1134" w:type="dxa"/>
            <w:vMerge/>
            <w:tcBorders>
              <w:left w:val="nil"/>
              <w:right w:val="thinThickLargeGap" w:sz="24" w:space="0" w:color="auto"/>
            </w:tcBorders>
            <w:shd w:val="clear" w:color="000000" w:fill="FF0000"/>
            <w:vAlign w:val="center"/>
            <w:hideMark/>
          </w:tcPr>
          <w:p w:rsidR="001F69BA" w:rsidRPr="00F97E9C" w:rsidRDefault="001F69BA" w:rsidP="007E4105">
            <w:pPr>
              <w:jc w:val="center"/>
              <w:rPr>
                <w:rFonts w:ascii="Calibri" w:hAnsi="Calibri"/>
                <w:b/>
                <w:bCs/>
                <w:sz w:val="22"/>
                <w:szCs w:val="22"/>
                <w:lang w:val="es-ES"/>
              </w:rPr>
            </w:pPr>
          </w:p>
        </w:tc>
        <w:tc>
          <w:tcPr>
            <w:tcW w:w="2552" w:type="dxa"/>
            <w:vMerge/>
            <w:tcBorders>
              <w:left w:val="thinThickLargeGap" w:sz="24" w:space="0" w:color="auto"/>
              <w:right w:val="single" w:sz="4" w:space="0" w:color="auto"/>
            </w:tcBorders>
            <w:shd w:val="clear" w:color="000000" w:fill="FF0000"/>
            <w:vAlign w:val="center"/>
            <w:hideMark/>
          </w:tcPr>
          <w:p w:rsidR="001F69BA" w:rsidRPr="00F97E9C" w:rsidRDefault="001F69BA" w:rsidP="007E4105">
            <w:pPr>
              <w:jc w:val="center"/>
              <w:rPr>
                <w:rFonts w:ascii="Calibri" w:hAnsi="Calibri"/>
                <w:b/>
                <w:bCs/>
                <w:sz w:val="22"/>
                <w:szCs w:val="22"/>
                <w:highlight w:val="red"/>
                <w:lang w:val="es-ES"/>
              </w:rPr>
            </w:pPr>
          </w:p>
        </w:tc>
      </w:tr>
      <w:tr w:rsidR="001F69BA" w:rsidRPr="00F97E9C" w:rsidTr="001F69BA">
        <w:trPr>
          <w:trHeight w:val="300"/>
        </w:trPr>
        <w:tc>
          <w:tcPr>
            <w:tcW w:w="3134"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single" w:sz="4" w:space="0" w:color="auto"/>
            </w:tcBorders>
          </w:tcPr>
          <w:p w:rsidR="001F69BA" w:rsidRPr="00F97E9C" w:rsidRDefault="001F69BA" w:rsidP="00F97E9C">
            <w:pPr>
              <w:rPr>
                <w:rFonts w:ascii="Calibri" w:hAnsi="Calibri"/>
                <w:color w:val="000000"/>
                <w:sz w:val="22"/>
                <w:szCs w:val="22"/>
                <w:lang w:val="es-ES"/>
              </w:rPr>
            </w:pP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thinThickLargeGap" w:sz="2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2552" w:type="dxa"/>
            <w:tcBorders>
              <w:top w:val="nil"/>
              <w:left w:val="thinThickLargeGap" w:sz="2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r>
      <w:tr w:rsidR="001F69BA" w:rsidRPr="00F97E9C" w:rsidTr="001F69BA">
        <w:trPr>
          <w:trHeight w:val="300"/>
        </w:trPr>
        <w:tc>
          <w:tcPr>
            <w:tcW w:w="3134"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single" w:sz="4" w:space="0" w:color="auto"/>
            </w:tcBorders>
          </w:tcPr>
          <w:p w:rsidR="001F69BA" w:rsidRPr="00F97E9C" w:rsidRDefault="001F69BA" w:rsidP="00F97E9C">
            <w:pPr>
              <w:rPr>
                <w:rFonts w:ascii="Calibri" w:hAnsi="Calibri"/>
                <w:color w:val="000000"/>
                <w:sz w:val="22"/>
                <w:szCs w:val="22"/>
                <w:lang w:val="es-ES"/>
              </w:rPr>
            </w:pP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thinThickLargeGap" w:sz="2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2552" w:type="dxa"/>
            <w:tcBorders>
              <w:top w:val="nil"/>
              <w:left w:val="thinThickLargeGap" w:sz="2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r>
      <w:tr w:rsidR="001F69BA" w:rsidRPr="00F97E9C" w:rsidTr="001F69BA">
        <w:trPr>
          <w:trHeight w:val="300"/>
        </w:trPr>
        <w:tc>
          <w:tcPr>
            <w:tcW w:w="3134"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single" w:sz="4" w:space="0" w:color="auto"/>
            </w:tcBorders>
          </w:tcPr>
          <w:p w:rsidR="001F69BA" w:rsidRPr="00F97E9C" w:rsidRDefault="001F69BA" w:rsidP="00F97E9C">
            <w:pPr>
              <w:rPr>
                <w:rFonts w:ascii="Calibri" w:hAnsi="Calibri"/>
                <w:color w:val="000000"/>
                <w:sz w:val="22"/>
                <w:szCs w:val="22"/>
                <w:lang w:val="es-ES"/>
              </w:rPr>
            </w:pP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thinThickLargeGap" w:sz="2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2552" w:type="dxa"/>
            <w:tcBorders>
              <w:top w:val="nil"/>
              <w:left w:val="thinThickLargeGap" w:sz="2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r>
      <w:tr w:rsidR="001F69BA" w:rsidRPr="00F97E9C" w:rsidTr="001F69BA">
        <w:trPr>
          <w:trHeight w:val="300"/>
        </w:trPr>
        <w:tc>
          <w:tcPr>
            <w:tcW w:w="3134"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single" w:sz="4" w:space="0" w:color="auto"/>
            </w:tcBorders>
          </w:tcPr>
          <w:p w:rsidR="001F69BA" w:rsidRPr="00F97E9C" w:rsidRDefault="001F69BA" w:rsidP="00F97E9C">
            <w:pPr>
              <w:rPr>
                <w:rFonts w:ascii="Calibri" w:hAnsi="Calibri"/>
                <w:color w:val="000000"/>
                <w:sz w:val="22"/>
                <w:szCs w:val="22"/>
                <w:lang w:val="es-ES"/>
              </w:rPr>
            </w:pP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thinThickLargeGap" w:sz="2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2552" w:type="dxa"/>
            <w:tcBorders>
              <w:top w:val="nil"/>
              <w:left w:val="thinThickLargeGap" w:sz="2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r>
      <w:tr w:rsidR="001F69BA" w:rsidRPr="00F97E9C" w:rsidTr="001F69BA">
        <w:trPr>
          <w:trHeight w:val="300"/>
        </w:trPr>
        <w:tc>
          <w:tcPr>
            <w:tcW w:w="3134"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single" w:sz="4" w:space="0" w:color="auto"/>
            </w:tcBorders>
          </w:tcPr>
          <w:p w:rsidR="001F69BA" w:rsidRPr="00F97E9C" w:rsidRDefault="001F69BA" w:rsidP="00F97E9C">
            <w:pPr>
              <w:rPr>
                <w:rFonts w:ascii="Calibri" w:hAnsi="Calibri"/>
                <w:color w:val="000000"/>
                <w:sz w:val="22"/>
                <w:szCs w:val="22"/>
                <w:lang w:val="es-ES"/>
              </w:rPr>
            </w:pP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1134" w:type="dxa"/>
            <w:tcBorders>
              <w:top w:val="nil"/>
              <w:left w:val="nil"/>
              <w:bottom w:val="single" w:sz="4" w:space="0" w:color="auto"/>
              <w:right w:val="thinThickLargeGap" w:sz="2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c>
          <w:tcPr>
            <w:tcW w:w="2552" w:type="dxa"/>
            <w:tcBorders>
              <w:top w:val="nil"/>
              <w:left w:val="thinThickLargeGap" w:sz="24" w:space="0" w:color="auto"/>
              <w:bottom w:val="single" w:sz="4" w:space="0" w:color="auto"/>
              <w:right w:val="single" w:sz="4" w:space="0" w:color="auto"/>
            </w:tcBorders>
            <w:shd w:val="clear" w:color="auto" w:fill="auto"/>
            <w:noWrap/>
            <w:vAlign w:val="bottom"/>
            <w:hideMark/>
          </w:tcPr>
          <w:p w:rsidR="001F69BA" w:rsidRPr="00F97E9C" w:rsidRDefault="001F69BA" w:rsidP="00F97E9C">
            <w:pPr>
              <w:rPr>
                <w:rFonts w:ascii="Calibri" w:hAnsi="Calibri"/>
                <w:color w:val="000000"/>
                <w:sz w:val="22"/>
                <w:szCs w:val="22"/>
                <w:lang w:val="es-ES"/>
              </w:rPr>
            </w:pPr>
            <w:r w:rsidRPr="00F97E9C">
              <w:rPr>
                <w:rFonts w:ascii="Calibri" w:hAnsi="Calibri"/>
                <w:color w:val="000000"/>
                <w:sz w:val="22"/>
                <w:szCs w:val="22"/>
                <w:lang w:val="es-ES"/>
              </w:rPr>
              <w:t> </w:t>
            </w:r>
          </w:p>
        </w:tc>
      </w:tr>
    </w:tbl>
    <w:p w:rsidR="00B1026A" w:rsidRPr="00B1026A" w:rsidRDefault="00B1026A" w:rsidP="00B1026A">
      <w:pPr>
        <w:jc w:val="both"/>
        <w:rPr>
          <w:rFonts w:cs="Arial"/>
          <w:sz w:val="20"/>
        </w:rPr>
      </w:pPr>
    </w:p>
    <w:p w:rsidR="00B1026A" w:rsidRPr="00B1026A" w:rsidRDefault="00B1026A" w:rsidP="00B1026A">
      <w:pPr>
        <w:jc w:val="both"/>
        <w:rPr>
          <w:rFonts w:cs="Arial"/>
          <w:sz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241"/>
        <w:gridCol w:w="3115"/>
      </w:tblGrid>
      <w:tr w:rsidR="001F69BA" w:rsidRPr="00045655" w:rsidTr="00E82FED">
        <w:trPr>
          <w:trHeight w:val="78"/>
        </w:trPr>
        <w:tc>
          <w:tcPr>
            <w:tcW w:w="6241" w:type="dxa"/>
            <w:vAlign w:val="center"/>
          </w:tcPr>
          <w:p w:rsidR="001F69BA" w:rsidRPr="001F69BA" w:rsidRDefault="001F69BA" w:rsidP="00E82FED">
            <w:pPr>
              <w:ind w:right="277"/>
              <w:jc w:val="right"/>
              <w:rPr>
                <w:b/>
                <w:i/>
                <w:sz w:val="20"/>
                <w:highlight w:val="red"/>
              </w:rPr>
            </w:pPr>
            <w:r w:rsidRPr="001F69BA">
              <w:rPr>
                <w:b/>
                <w:i/>
                <w:sz w:val="20"/>
                <w:highlight w:val="red"/>
              </w:rPr>
              <w:t xml:space="preserve">Indicar si debe cumplir con el PO.12.3 (huecos de tensión) </w:t>
            </w:r>
          </w:p>
        </w:tc>
        <w:tc>
          <w:tcPr>
            <w:tcW w:w="3115" w:type="dxa"/>
          </w:tcPr>
          <w:p w:rsidR="001F69BA" w:rsidRDefault="001F69BA" w:rsidP="00E82FED">
            <w:pPr>
              <w:jc w:val="center"/>
              <w:rPr>
                <w:rFonts w:ascii="Calibri" w:hAnsi="Calibri"/>
                <w:color w:val="000000"/>
                <w:sz w:val="22"/>
                <w:szCs w:val="22"/>
              </w:rPr>
            </w:pPr>
            <w:r>
              <w:rPr>
                <w:rFonts w:ascii="Calibri" w:hAnsi="Calibri"/>
                <w:color w:val="000000"/>
                <w:sz w:val="22"/>
                <w:szCs w:val="22"/>
              </w:rPr>
              <w:t xml:space="preserve">SÍ </w:t>
            </w:r>
            <w:r>
              <w:rPr>
                <w:rFonts w:ascii="Calibri" w:hAnsi="Calibri"/>
                <w:color w:val="000000"/>
                <w:sz w:val="22"/>
                <w:szCs w:val="22"/>
              </w:rPr>
              <w:sym w:font="Symbol" w:char="F091"/>
            </w:r>
            <w:r>
              <w:rPr>
                <w:rFonts w:ascii="Calibri" w:hAnsi="Calibri"/>
                <w:color w:val="000000"/>
                <w:sz w:val="22"/>
                <w:szCs w:val="22"/>
              </w:rPr>
              <w:t xml:space="preserve">         NO </w:t>
            </w:r>
            <w:r>
              <w:rPr>
                <w:rFonts w:ascii="Calibri" w:hAnsi="Calibri"/>
                <w:color w:val="000000"/>
                <w:sz w:val="22"/>
                <w:szCs w:val="22"/>
              </w:rPr>
              <w:sym w:font="Symbol" w:char="F091"/>
            </w:r>
          </w:p>
        </w:tc>
      </w:tr>
    </w:tbl>
    <w:p w:rsidR="00B1026A" w:rsidRPr="00B1026A" w:rsidRDefault="00B1026A" w:rsidP="00B1026A">
      <w:pPr>
        <w:jc w:val="both"/>
        <w:rPr>
          <w:rFonts w:cs="Arial"/>
          <w:sz w:val="20"/>
        </w:rPr>
      </w:pPr>
    </w:p>
    <w:p w:rsidR="00B1026A" w:rsidRPr="00B1026A" w:rsidRDefault="00B1026A" w:rsidP="00B1026A">
      <w:pPr>
        <w:jc w:val="both"/>
        <w:rPr>
          <w:rFonts w:cs="Arial"/>
          <w:sz w:val="20"/>
        </w:rPr>
      </w:pPr>
    </w:p>
    <w:p w:rsidR="00B1026A" w:rsidRPr="00B1026A" w:rsidRDefault="00B1026A" w:rsidP="00B1026A">
      <w:pPr>
        <w:jc w:val="both"/>
        <w:rPr>
          <w:rFonts w:cs="Arial"/>
          <w:sz w:val="20"/>
        </w:rPr>
      </w:pPr>
    </w:p>
    <w:p w:rsidR="00B1026A" w:rsidRPr="00B1026A" w:rsidRDefault="00CC649C" w:rsidP="00B1026A">
      <w:pPr>
        <w:jc w:val="both"/>
        <w:rPr>
          <w:rFonts w:cs="Arial"/>
          <w:sz w:val="20"/>
        </w:rPr>
      </w:pPr>
      <w:proofErr w:type="gramStart"/>
      <w:r>
        <w:rPr>
          <w:rFonts w:cs="Arial"/>
          <w:sz w:val="20"/>
        </w:rPr>
        <w:t>En  …</w:t>
      </w:r>
      <w:proofErr w:type="gramEnd"/>
      <w:r>
        <w:rPr>
          <w:rFonts w:cs="Arial"/>
          <w:sz w:val="20"/>
        </w:rPr>
        <w:t>……………, a … de ……………… 2014</w:t>
      </w:r>
    </w:p>
    <w:p w:rsidR="00B1026A" w:rsidRPr="00B1026A" w:rsidRDefault="00B1026A" w:rsidP="00B1026A">
      <w:pPr>
        <w:jc w:val="both"/>
        <w:rPr>
          <w:rFonts w:cs="Arial"/>
          <w:sz w:val="20"/>
        </w:rPr>
      </w:pPr>
    </w:p>
    <w:p w:rsidR="00B1026A" w:rsidRDefault="00B1026A" w:rsidP="00B1026A">
      <w:pPr>
        <w:jc w:val="both"/>
        <w:rPr>
          <w:rFonts w:cs="Arial"/>
          <w:sz w:val="20"/>
        </w:rPr>
      </w:pPr>
    </w:p>
    <w:p w:rsidR="006E41AA" w:rsidRDefault="006E41AA" w:rsidP="00B1026A">
      <w:pPr>
        <w:jc w:val="both"/>
        <w:rPr>
          <w:rFonts w:cs="Arial"/>
          <w:sz w:val="20"/>
        </w:rPr>
      </w:pPr>
    </w:p>
    <w:p w:rsidR="006E41AA" w:rsidRDefault="006E41AA" w:rsidP="00B1026A">
      <w:pPr>
        <w:jc w:val="both"/>
        <w:rPr>
          <w:rFonts w:cs="Arial"/>
          <w:sz w:val="20"/>
        </w:rPr>
      </w:pPr>
    </w:p>
    <w:p w:rsidR="006E41AA" w:rsidRDefault="006E41AA" w:rsidP="00B1026A">
      <w:pPr>
        <w:jc w:val="both"/>
        <w:rPr>
          <w:rFonts w:cs="Arial"/>
          <w:sz w:val="20"/>
        </w:rPr>
      </w:pPr>
    </w:p>
    <w:p w:rsidR="006E41AA" w:rsidRPr="00B1026A" w:rsidRDefault="006E41AA" w:rsidP="00B1026A">
      <w:pPr>
        <w:jc w:val="both"/>
        <w:rPr>
          <w:rFonts w:cs="Arial"/>
          <w:sz w:val="20"/>
        </w:rPr>
      </w:pPr>
    </w:p>
    <w:p w:rsidR="00B1026A" w:rsidRPr="00B1026A" w:rsidRDefault="00B1026A" w:rsidP="00B1026A">
      <w:pPr>
        <w:jc w:val="both"/>
        <w:rPr>
          <w:rFonts w:cs="Arial"/>
          <w:sz w:val="20"/>
        </w:rPr>
      </w:pPr>
      <w:proofErr w:type="gramStart"/>
      <w:r w:rsidRPr="00B1026A">
        <w:rPr>
          <w:rFonts w:cs="Arial"/>
          <w:sz w:val="20"/>
        </w:rPr>
        <w:t>Firma …</w:t>
      </w:r>
      <w:proofErr w:type="gramEnd"/>
      <w:r w:rsidRPr="00B1026A">
        <w:rPr>
          <w:rFonts w:cs="Arial"/>
          <w:sz w:val="20"/>
        </w:rPr>
        <w:t xml:space="preserve">……………………… </w:t>
      </w:r>
    </w:p>
    <w:p w:rsidR="00B1026A" w:rsidRPr="00B1026A" w:rsidRDefault="00B1026A" w:rsidP="00163D90">
      <w:pPr>
        <w:rPr>
          <w:rFonts w:cs="Arial"/>
          <w:sz w:val="20"/>
          <w:lang w:val="es-ES"/>
        </w:rPr>
      </w:pPr>
    </w:p>
    <w:sectPr w:rsidR="00B1026A" w:rsidRPr="00B1026A" w:rsidSect="007E4105">
      <w:pgSz w:w="11906" w:h="16838" w:code="9"/>
      <w:pgMar w:top="1134" w:right="851" w:bottom="851" w:left="1418" w:header="63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3367" w:rsidRDefault="00F83367">
      <w:r>
        <w:separator/>
      </w:r>
    </w:p>
  </w:endnote>
  <w:endnote w:type="continuationSeparator" w:id="0">
    <w:p w:rsidR="00F83367" w:rsidRDefault="00F833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0E8C" w:rsidRPr="00B26890" w:rsidRDefault="00CA0603" w:rsidP="00DD7E7F">
    <w:pPr>
      <w:pStyle w:val="Piedepgina"/>
    </w:pPr>
    <w:r>
      <w:rPr>
        <w:noProof/>
        <w:lang w:val="es-ES"/>
      </w:rPr>
      <w:pict>
        <v:shapetype id="_x0000_t32" coordsize="21600,21600" o:spt="32" o:oned="t" path="m,l21600,21600e" filled="f">
          <v:path arrowok="t" fillok="f" o:connecttype="none"/>
          <o:lock v:ext="edit" shapetype="t"/>
        </v:shapetype>
        <v:shape id="_x0000_s2067" type="#_x0000_t32" style="position:absolute;margin-left:8.7pt;margin-top:46.95pt;width:509pt;height:0;z-index:251657216" o:connectortype="straight"/>
      </w:pict>
    </w:r>
    <w:r>
      <w:rPr>
        <w:noProof/>
        <w:lang w:val="es-ES"/>
      </w:rPr>
      <w:pict>
        <v:shapetype id="_x0000_t202" coordsize="21600,21600" o:spt="202" path="m,l,21600r21600,l21600,xe">
          <v:stroke joinstyle="miter"/>
          <v:path gradientshapeok="t" o:connecttype="rect"/>
        </v:shapetype>
        <v:shape id="_x0000_s2064" type="#_x0000_t202" style="position:absolute;margin-left:319.2pt;margin-top:46.95pt;width:159.95pt;height:12.2pt;z-index:251655168" filled="f" stroked="f">
          <v:textbox style="mso-next-textbox:#_x0000_s2064" inset="0,0,0,0">
            <w:txbxContent>
              <w:p w:rsidR="00420E8C" w:rsidRPr="00500AD4" w:rsidRDefault="00420E8C" w:rsidP="00B26890">
                <w:pPr>
                  <w:jc w:val="right"/>
                  <w:rPr>
                    <w:b/>
                    <w:color w:val="808080"/>
                    <w:sz w:val="20"/>
                  </w:rPr>
                </w:pPr>
                <w:r w:rsidRPr="00500AD4">
                  <w:rPr>
                    <w:b/>
                    <w:color w:val="808080"/>
                    <w:sz w:val="20"/>
                  </w:rPr>
                  <w:t>www.ingeteam.com</w:t>
                </w:r>
              </w:p>
              <w:p w:rsidR="00420E8C" w:rsidRDefault="00420E8C" w:rsidP="00B26890"/>
              <w:p w:rsidR="00420E8C" w:rsidRPr="00500AD4" w:rsidRDefault="00420E8C" w:rsidP="00B26890">
                <w:r w:rsidRPr="00500AD4">
                  <w:t>www.ingeteam.com</w:t>
                </w:r>
              </w:p>
              <w:p w:rsidR="00420E8C" w:rsidRDefault="00420E8C" w:rsidP="00B26890"/>
              <w:p w:rsidR="00420E8C" w:rsidRPr="00500AD4" w:rsidRDefault="00420E8C" w:rsidP="00B26890">
                <w:r w:rsidRPr="00500AD4">
                  <w:t>www.ingeteam.com</w:t>
                </w:r>
              </w:p>
              <w:p w:rsidR="00420E8C" w:rsidRDefault="00420E8C" w:rsidP="00B26890"/>
              <w:p w:rsidR="00420E8C" w:rsidRPr="00500AD4" w:rsidRDefault="00420E8C" w:rsidP="00B26890">
                <w:r w:rsidRPr="00500AD4">
                  <w:t>www.ingeteam.com</w:t>
                </w:r>
              </w:p>
            </w:txbxContent>
          </v:textbox>
        </v:shape>
      </w:pict>
    </w:r>
    <w:r>
      <w:rPr>
        <w:noProof/>
        <w:lang w:val="es-ES"/>
      </w:rPr>
      <w:pict>
        <v:shape id="_x0000_s2062" type="#_x0000_t202" style="position:absolute;margin-left:72.3pt;margin-top:.2pt;width:315pt;height:18pt;z-index:251653120" filled="f" stroked="f">
          <v:textbox style="mso-next-textbox:#_x0000_s2062">
            <w:txbxContent>
              <w:p w:rsidR="00420E8C" w:rsidRPr="00B26890" w:rsidRDefault="00420E8C" w:rsidP="00B26890">
                <w:pPr>
                  <w:jc w:val="center"/>
                  <w:rPr>
                    <w:b/>
                    <w:sz w:val="20"/>
                    <w:lang w:val="en-US"/>
                  </w:rPr>
                </w:pPr>
                <w:r w:rsidRPr="00B26890">
                  <w:rPr>
                    <w:b/>
                    <w:sz w:val="20"/>
                    <w:lang w:val="en-US"/>
                  </w:rPr>
                  <w:t>Ingeteam Power Technology S.A.</w:t>
                </w:r>
              </w:p>
              <w:p w:rsidR="00420E8C" w:rsidRPr="00B26890" w:rsidRDefault="00420E8C" w:rsidP="00B26890">
                <w:pPr>
                  <w:rPr>
                    <w:lang w:val="en-US"/>
                  </w:rPr>
                </w:pPr>
              </w:p>
              <w:p w:rsidR="00420E8C" w:rsidRPr="00B26890" w:rsidRDefault="00420E8C" w:rsidP="00B26890">
                <w:pPr>
                  <w:rPr>
                    <w:lang w:val="en-US"/>
                  </w:rPr>
                </w:pPr>
                <w:r w:rsidRPr="00B26890">
                  <w:rPr>
                    <w:lang w:val="en-US"/>
                  </w:rPr>
                  <w:t>Ingeteam Power Technology S.A.</w:t>
                </w:r>
              </w:p>
              <w:p w:rsidR="00420E8C" w:rsidRPr="00B26890" w:rsidRDefault="00420E8C" w:rsidP="00B26890">
                <w:pPr>
                  <w:rPr>
                    <w:lang w:val="en-US"/>
                  </w:rPr>
                </w:pPr>
              </w:p>
              <w:p w:rsidR="00420E8C" w:rsidRPr="00B26890" w:rsidRDefault="00420E8C" w:rsidP="00B26890">
                <w:pPr>
                  <w:rPr>
                    <w:lang w:val="en-US"/>
                  </w:rPr>
                </w:pPr>
                <w:r w:rsidRPr="00B26890">
                  <w:rPr>
                    <w:lang w:val="en-US"/>
                  </w:rPr>
                  <w:t>Ingeteam Power Technology S.A.</w:t>
                </w:r>
              </w:p>
              <w:p w:rsidR="00420E8C" w:rsidRPr="00B26890" w:rsidRDefault="00420E8C" w:rsidP="00B26890">
                <w:pPr>
                  <w:rPr>
                    <w:lang w:val="en-US"/>
                  </w:rPr>
                </w:pPr>
              </w:p>
              <w:p w:rsidR="00420E8C" w:rsidRPr="009264D0" w:rsidRDefault="00420E8C" w:rsidP="00B26890">
                <w:pPr>
                  <w:rPr>
                    <w:lang w:val="en-US"/>
                  </w:rPr>
                </w:pPr>
                <w:r w:rsidRPr="009264D0">
                  <w:rPr>
                    <w:lang w:val="en-US"/>
                  </w:rPr>
                  <w:t>Ingeteam Power Technology S.A.</w:t>
                </w:r>
              </w:p>
            </w:txbxContent>
          </v:textbox>
        </v:shape>
      </w:pict>
    </w:r>
    <w:r>
      <w:rPr>
        <w:noProof/>
        <w:lang w:val="es-ES"/>
      </w:rPr>
      <w:pict>
        <v:shape id="_x0000_s2063" type="#_x0000_t202" style="position:absolute;margin-left:-29.85pt;margin-top:18.2pt;width:392.05pt;height:28.75pt;z-index:251654144" filled="f" stroked="f">
          <v:textbox style="mso-next-textbox:#_x0000_s2063" inset="0,0,0,0">
            <w:txbxContent>
              <w:p w:rsidR="00420E8C" w:rsidRPr="00E66048" w:rsidRDefault="00420E8C" w:rsidP="00CF17BD">
                <w:pPr>
                  <w:rPr>
                    <w:color w:val="808080"/>
                    <w:sz w:val="17"/>
                  </w:rPr>
                </w:pPr>
                <w:r w:rsidRPr="009B67FD">
                  <w:rPr>
                    <w:b/>
                    <w:sz w:val="17"/>
                  </w:rPr>
                  <w:t>Energy</w:t>
                </w:r>
              </w:p>
              <w:p w:rsidR="00420E8C" w:rsidRPr="00E66048" w:rsidRDefault="00420E8C" w:rsidP="00CF17BD">
                <w:r>
                  <w:rPr>
                    <w:color w:val="808080"/>
                    <w:sz w:val="17"/>
                  </w:rPr>
                  <w:t>Tel +34 948 288 000  · Fax +34 948 288 001</w:t>
                </w:r>
                <w:r w:rsidRPr="00E66048">
                  <w:rPr>
                    <w:color w:val="808080"/>
                    <w:sz w:val="17"/>
                  </w:rPr>
                  <w:t xml:space="preserve">  · </w:t>
                </w:r>
                <w:r>
                  <w:rPr>
                    <w:color w:val="808080"/>
                    <w:sz w:val="17"/>
                  </w:rPr>
                  <w:t>solar.energy</w:t>
                </w:r>
                <w:r w:rsidRPr="00B4147F">
                  <w:rPr>
                    <w:color w:val="808080"/>
                    <w:sz w:val="17"/>
                  </w:rPr>
                  <w:t>@ingeteam.com</w:t>
                </w:r>
              </w:p>
            </w:txbxContent>
          </v:textbox>
        </v:shape>
      </w:pict>
    </w:r>
    <w:r>
      <w:rPr>
        <w:noProof/>
        <w:lang w:val="es-ES"/>
      </w:rPr>
      <w:pict>
        <v:shape id="_x0000_s2065" type="#_x0000_t202" style="position:absolute;margin-left:440.25pt;margin-top:11.35pt;width:38.9pt;height:12.2pt;z-index:251656192" filled="f" stroked="f">
          <v:textbox style="mso-next-textbox:#_x0000_s2065" inset="0,0,0,0">
            <w:txbxContent>
              <w:p w:rsidR="00420E8C" w:rsidRPr="009B67FD" w:rsidRDefault="00420E8C" w:rsidP="00B26890">
                <w:pPr>
                  <w:jc w:val="right"/>
                  <w:rPr>
                    <w:color w:val="808080"/>
                    <w:sz w:val="16"/>
                  </w:rPr>
                </w:pPr>
                <w:r w:rsidRPr="009B67FD">
                  <w:rPr>
                    <w:color w:val="808080"/>
                    <w:sz w:val="16"/>
                  </w:rPr>
                  <w:t xml:space="preserve">Pág. </w:t>
                </w:r>
                <w:r w:rsidR="00CA0603" w:rsidRPr="009B67FD">
                  <w:rPr>
                    <w:rStyle w:val="Nmerodepgina"/>
                    <w:color w:val="808080"/>
                    <w:sz w:val="16"/>
                  </w:rPr>
                  <w:fldChar w:fldCharType="begin"/>
                </w:r>
                <w:r w:rsidRPr="009B67FD">
                  <w:rPr>
                    <w:rStyle w:val="Nmerodepgina"/>
                    <w:color w:val="808080"/>
                    <w:sz w:val="16"/>
                  </w:rPr>
                  <w:instrText xml:space="preserve"> </w:instrText>
                </w:r>
                <w:r>
                  <w:rPr>
                    <w:rStyle w:val="Nmerodepgina"/>
                    <w:color w:val="808080"/>
                    <w:sz w:val="16"/>
                  </w:rPr>
                  <w:instrText>PAGE</w:instrText>
                </w:r>
                <w:r w:rsidRPr="009B67FD">
                  <w:rPr>
                    <w:rStyle w:val="Nmerodepgina"/>
                    <w:color w:val="808080"/>
                    <w:sz w:val="16"/>
                  </w:rPr>
                  <w:instrText xml:space="preserve"> </w:instrText>
                </w:r>
                <w:r w:rsidR="00CA0603" w:rsidRPr="009B67FD">
                  <w:rPr>
                    <w:rStyle w:val="Nmerodepgina"/>
                    <w:color w:val="808080"/>
                    <w:sz w:val="16"/>
                  </w:rPr>
                  <w:fldChar w:fldCharType="separate"/>
                </w:r>
                <w:r w:rsidR="00DE6572">
                  <w:rPr>
                    <w:rStyle w:val="Nmerodepgina"/>
                    <w:noProof/>
                    <w:color w:val="808080"/>
                    <w:sz w:val="16"/>
                  </w:rPr>
                  <w:t>1</w:t>
                </w:r>
                <w:r w:rsidR="00CA0603" w:rsidRPr="009B67FD">
                  <w:rPr>
                    <w:rStyle w:val="Nmerodepgina"/>
                    <w:color w:val="808080"/>
                    <w:sz w:val="16"/>
                  </w:rPr>
                  <w:fldChar w:fldCharType="end"/>
                </w:r>
              </w:p>
              <w:p w:rsidR="00420E8C" w:rsidRDefault="00420E8C" w:rsidP="00B26890"/>
              <w:p w:rsidR="00420E8C" w:rsidRDefault="00420E8C" w:rsidP="00B26890"/>
              <w:p w:rsidR="00420E8C" w:rsidRPr="00266186" w:rsidRDefault="00420E8C" w:rsidP="00B26890"/>
              <w:p w:rsidR="00420E8C" w:rsidRDefault="00420E8C" w:rsidP="00B26890"/>
              <w:p w:rsidR="00420E8C" w:rsidRPr="009B67FD" w:rsidRDefault="00420E8C" w:rsidP="00B26890">
                <w:r w:rsidRPr="009B67FD">
                  <w:t xml:space="preserve">Pág. </w:t>
                </w:r>
                <w:r w:rsidR="00CA0603" w:rsidRPr="009B67FD">
                  <w:rPr>
                    <w:rStyle w:val="Nmerodepgina"/>
                    <w:color w:val="808080"/>
                    <w:sz w:val="20"/>
                  </w:rPr>
                  <w:fldChar w:fldCharType="begin"/>
                </w:r>
                <w:r w:rsidRPr="009B67FD">
                  <w:rPr>
                    <w:rStyle w:val="Nmerodepgina"/>
                    <w:color w:val="808080"/>
                    <w:sz w:val="20"/>
                  </w:rPr>
                  <w:instrText xml:space="preserve"> </w:instrText>
                </w:r>
                <w:r>
                  <w:rPr>
                    <w:rStyle w:val="Nmerodepgina"/>
                    <w:color w:val="808080"/>
                    <w:sz w:val="20"/>
                  </w:rPr>
                  <w:instrText>PAGE</w:instrText>
                </w:r>
                <w:r w:rsidRPr="009B67FD">
                  <w:rPr>
                    <w:rStyle w:val="Nmerodepgina"/>
                    <w:color w:val="808080"/>
                    <w:sz w:val="20"/>
                  </w:rPr>
                  <w:instrText xml:space="preserve"> </w:instrText>
                </w:r>
                <w:r w:rsidR="00CA0603" w:rsidRPr="009B67FD">
                  <w:rPr>
                    <w:rStyle w:val="Nmerodepgina"/>
                    <w:color w:val="808080"/>
                    <w:sz w:val="20"/>
                  </w:rPr>
                  <w:fldChar w:fldCharType="separate"/>
                </w:r>
                <w:r w:rsidR="00DE6572">
                  <w:rPr>
                    <w:rStyle w:val="Nmerodepgina"/>
                    <w:noProof/>
                    <w:color w:val="808080"/>
                    <w:sz w:val="20"/>
                  </w:rPr>
                  <w:t>1</w:t>
                </w:r>
                <w:r w:rsidR="00CA0603" w:rsidRPr="009B67FD">
                  <w:rPr>
                    <w:rStyle w:val="Nmerodepgina"/>
                    <w:color w:val="808080"/>
                    <w:sz w:val="20"/>
                  </w:rPr>
                  <w:fldChar w:fldCharType="end"/>
                </w:r>
              </w:p>
              <w:p w:rsidR="00420E8C" w:rsidRDefault="00420E8C" w:rsidP="00B26890"/>
              <w:p w:rsidR="00420E8C" w:rsidRDefault="00420E8C" w:rsidP="00B26890"/>
              <w:p w:rsidR="00420E8C" w:rsidRPr="00266186" w:rsidRDefault="00420E8C" w:rsidP="00B26890"/>
              <w:p w:rsidR="00420E8C" w:rsidRDefault="00420E8C" w:rsidP="00B26890"/>
              <w:p w:rsidR="00420E8C" w:rsidRPr="009B67FD" w:rsidRDefault="00420E8C" w:rsidP="00B26890">
                <w:r w:rsidRPr="009B67FD">
                  <w:t xml:space="preserve">Pág. </w:t>
                </w:r>
                <w:r w:rsidR="00CA0603" w:rsidRPr="009B67FD">
                  <w:rPr>
                    <w:rStyle w:val="Nmerodepgina"/>
                    <w:color w:val="808080"/>
                    <w:sz w:val="16"/>
                  </w:rPr>
                  <w:fldChar w:fldCharType="begin"/>
                </w:r>
                <w:r w:rsidRPr="009B67FD">
                  <w:rPr>
                    <w:rStyle w:val="Nmerodepgina"/>
                    <w:color w:val="808080"/>
                    <w:sz w:val="16"/>
                  </w:rPr>
                  <w:instrText xml:space="preserve"> </w:instrText>
                </w:r>
                <w:r>
                  <w:rPr>
                    <w:rStyle w:val="Nmerodepgina"/>
                    <w:color w:val="808080"/>
                    <w:sz w:val="16"/>
                  </w:rPr>
                  <w:instrText>PAGE</w:instrText>
                </w:r>
                <w:r w:rsidRPr="009B67FD">
                  <w:rPr>
                    <w:rStyle w:val="Nmerodepgina"/>
                    <w:color w:val="808080"/>
                    <w:sz w:val="16"/>
                  </w:rPr>
                  <w:instrText xml:space="preserve"> </w:instrText>
                </w:r>
                <w:r w:rsidR="00CA0603" w:rsidRPr="009B67FD">
                  <w:rPr>
                    <w:rStyle w:val="Nmerodepgina"/>
                    <w:color w:val="808080"/>
                    <w:sz w:val="16"/>
                  </w:rPr>
                  <w:fldChar w:fldCharType="separate"/>
                </w:r>
                <w:r w:rsidR="00DE6572">
                  <w:rPr>
                    <w:rStyle w:val="Nmerodepgina"/>
                    <w:noProof/>
                    <w:color w:val="808080"/>
                    <w:sz w:val="16"/>
                  </w:rPr>
                  <w:t>1</w:t>
                </w:r>
                <w:r w:rsidR="00CA0603" w:rsidRPr="009B67FD">
                  <w:rPr>
                    <w:rStyle w:val="Nmerodepgina"/>
                    <w:color w:val="808080"/>
                    <w:sz w:val="16"/>
                  </w:rPr>
                  <w:fldChar w:fldCharType="end"/>
                </w:r>
              </w:p>
              <w:p w:rsidR="00420E8C" w:rsidRDefault="00420E8C" w:rsidP="00B26890"/>
              <w:p w:rsidR="00420E8C" w:rsidRDefault="00420E8C" w:rsidP="00B26890"/>
              <w:p w:rsidR="00420E8C" w:rsidRPr="00266186" w:rsidRDefault="00420E8C" w:rsidP="00B26890"/>
              <w:p w:rsidR="00420E8C" w:rsidRDefault="00420E8C" w:rsidP="00B26890"/>
              <w:p w:rsidR="00420E8C" w:rsidRPr="009B67FD" w:rsidRDefault="00420E8C" w:rsidP="00B26890">
                <w:r w:rsidRPr="009B67FD">
                  <w:t xml:space="preserve">Pág. </w:t>
                </w:r>
                <w:r w:rsidR="00CA0603" w:rsidRPr="009B67FD">
                  <w:rPr>
                    <w:rStyle w:val="Nmerodepgina"/>
                    <w:color w:val="808080"/>
                    <w:sz w:val="20"/>
                  </w:rPr>
                  <w:fldChar w:fldCharType="begin"/>
                </w:r>
                <w:r w:rsidRPr="009B67FD">
                  <w:rPr>
                    <w:rStyle w:val="Nmerodepgina"/>
                    <w:color w:val="808080"/>
                    <w:sz w:val="20"/>
                  </w:rPr>
                  <w:instrText xml:space="preserve"> </w:instrText>
                </w:r>
                <w:r>
                  <w:rPr>
                    <w:rStyle w:val="Nmerodepgina"/>
                    <w:color w:val="808080"/>
                    <w:sz w:val="20"/>
                  </w:rPr>
                  <w:instrText>PAGE</w:instrText>
                </w:r>
                <w:r w:rsidRPr="009B67FD">
                  <w:rPr>
                    <w:rStyle w:val="Nmerodepgina"/>
                    <w:color w:val="808080"/>
                    <w:sz w:val="20"/>
                  </w:rPr>
                  <w:instrText xml:space="preserve"> </w:instrText>
                </w:r>
                <w:r w:rsidR="00CA0603" w:rsidRPr="009B67FD">
                  <w:rPr>
                    <w:rStyle w:val="Nmerodepgina"/>
                    <w:color w:val="808080"/>
                    <w:sz w:val="20"/>
                  </w:rPr>
                  <w:fldChar w:fldCharType="separate"/>
                </w:r>
                <w:r w:rsidR="00DE6572">
                  <w:rPr>
                    <w:rStyle w:val="Nmerodepgina"/>
                    <w:noProof/>
                    <w:color w:val="808080"/>
                    <w:sz w:val="20"/>
                  </w:rPr>
                  <w:t>1</w:t>
                </w:r>
                <w:r w:rsidR="00CA0603" w:rsidRPr="009B67FD">
                  <w:rPr>
                    <w:rStyle w:val="Nmerodepgina"/>
                    <w:color w:val="808080"/>
                    <w:sz w:val="20"/>
                  </w:rPr>
                  <w:fldChar w:fldCharType="end"/>
                </w:r>
              </w:p>
              <w:p w:rsidR="00420E8C" w:rsidRDefault="00420E8C" w:rsidP="00B26890"/>
              <w:p w:rsidR="00420E8C" w:rsidRDefault="00420E8C" w:rsidP="00B26890"/>
              <w:p w:rsidR="00420E8C" w:rsidRPr="00266186" w:rsidRDefault="00420E8C" w:rsidP="00B26890"/>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7E7F" w:rsidRPr="00B26890" w:rsidRDefault="00CA0603" w:rsidP="00DD7E7F">
    <w:pPr>
      <w:pStyle w:val="Piedepgina"/>
    </w:pPr>
    <w:r>
      <w:rPr>
        <w:noProof/>
        <w:lang w:val="es-ES"/>
      </w:rPr>
      <w:pict>
        <v:shapetype id="_x0000_t32" coordsize="21600,21600" o:spt="32" o:oned="t" path="m,l21600,21600e" filled="f">
          <v:path arrowok="t" fillok="f" o:connecttype="none"/>
          <o:lock v:ext="edit" shapetype="t"/>
        </v:shapetype>
        <v:shape id="_x0000_s2072" type="#_x0000_t32" style="position:absolute;margin-left:8.7pt;margin-top:33.25pt;width:509pt;height:0;z-index:251662336" o:connectortype="straight"/>
      </w:pict>
    </w:r>
    <w:r>
      <w:rPr>
        <w:noProof/>
        <w:lang w:val="es-ES"/>
      </w:rPr>
      <w:pict>
        <v:shapetype id="_x0000_t202" coordsize="21600,21600" o:spt="202" path="m,l,21600r21600,l21600,xe">
          <v:stroke joinstyle="miter"/>
          <v:path gradientshapeok="t" o:connecttype="rect"/>
        </v:shapetype>
        <v:shape id="_x0000_s2069" type="#_x0000_t202" style="position:absolute;margin-left:-18.15pt;margin-top:4.5pt;width:392.05pt;height:28.75pt;z-index:251659264" filled="f" stroked="f">
          <v:textbox style="mso-next-textbox:#_x0000_s2069" inset="0,0,0,0">
            <w:txbxContent>
              <w:p w:rsidR="00DD7E7F" w:rsidRPr="00E66048" w:rsidRDefault="00DD7E7F" w:rsidP="00CF17BD">
                <w:pPr>
                  <w:rPr>
                    <w:color w:val="808080"/>
                    <w:sz w:val="17"/>
                  </w:rPr>
                </w:pPr>
                <w:r w:rsidRPr="009B67FD">
                  <w:rPr>
                    <w:b/>
                    <w:sz w:val="17"/>
                  </w:rPr>
                  <w:t>Energy</w:t>
                </w:r>
              </w:p>
              <w:p w:rsidR="00DD7E7F" w:rsidRPr="00E66048" w:rsidRDefault="00DD7E7F" w:rsidP="00CF17BD">
                <w:r>
                  <w:rPr>
                    <w:color w:val="808080"/>
                    <w:sz w:val="17"/>
                  </w:rPr>
                  <w:t>Tel +34 948 288 000  · Fax +34 948 288 001</w:t>
                </w:r>
                <w:r w:rsidRPr="00E66048">
                  <w:rPr>
                    <w:color w:val="808080"/>
                    <w:sz w:val="17"/>
                  </w:rPr>
                  <w:t xml:space="preserve">  · </w:t>
                </w:r>
                <w:r>
                  <w:rPr>
                    <w:color w:val="808080"/>
                    <w:sz w:val="17"/>
                  </w:rPr>
                  <w:t>solar.energy</w:t>
                </w:r>
                <w:r w:rsidRPr="00B4147F">
                  <w:rPr>
                    <w:color w:val="808080"/>
                    <w:sz w:val="17"/>
                  </w:rPr>
                  <w:t>@ingeteam.com</w:t>
                </w:r>
              </w:p>
            </w:txbxContent>
          </v:textbox>
        </v:shape>
      </w:pict>
    </w:r>
    <w:r>
      <w:rPr>
        <w:noProof/>
        <w:lang w:val="es-ES"/>
      </w:rPr>
      <w:pict>
        <v:shape id="_x0000_s2068" type="#_x0000_t202" style="position:absolute;margin-left:72.3pt;margin-top:-13.5pt;width:315pt;height:18pt;z-index:251658240" filled="f" stroked="f">
          <v:textbox style="mso-next-textbox:#_x0000_s2068">
            <w:txbxContent>
              <w:p w:rsidR="00DD7E7F" w:rsidRPr="00B26890" w:rsidRDefault="00DD7E7F" w:rsidP="00B26890">
                <w:pPr>
                  <w:jc w:val="center"/>
                  <w:rPr>
                    <w:b/>
                    <w:sz w:val="20"/>
                    <w:lang w:val="en-US"/>
                  </w:rPr>
                </w:pPr>
                <w:r w:rsidRPr="00B26890">
                  <w:rPr>
                    <w:b/>
                    <w:sz w:val="20"/>
                    <w:lang w:val="en-US"/>
                  </w:rPr>
                  <w:t>Ingeteam Power Technology S.A.</w:t>
                </w:r>
              </w:p>
              <w:p w:rsidR="00DD7E7F" w:rsidRPr="00B26890" w:rsidRDefault="00DD7E7F" w:rsidP="00B26890">
                <w:pPr>
                  <w:rPr>
                    <w:lang w:val="en-US"/>
                  </w:rPr>
                </w:pPr>
              </w:p>
              <w:p w:rsidR="00DD7E7F" w:rsidRPr="00B26890" w:rsidRDefault="00DD7E7F" w:rsidP="00B26890">
                <w:pPr>
                  <w:rPr>
                    <w:lang w:val="en-US"/>
                  </w:rPr>
                </w:pPr>
                <w:r w:rsidRPr="00B26890">
                  <w:rPr>
                    <w:lang w:val="en-US"/>
                  </w:rPr>
                  <w:t>Ingeteam Power Technology S.A.</w:t>
                </w:r>
              </w:p>
              <w:p w:rsidR="00DD7E7F" w:rsidRPr="00B26890" w:rsidRDefault="00DD7E7F" w:rsidP="00B26890">
                <w:pPr>
                  <w:rPr>
                    <w:lang w:val="en-US"/>
                  </w:rPr>
                </w:pPr>
              </w:p>
              <w:p w:rsidR="00DD7E7F" w:rsidRPr="00B26890" w:rsidRDefault="00DD7E7F" w:rsidP="00B26890">
                <w:pPr>
                  <w:rPr>
                    <w:lang w:val="en-US"/>
                  </w:rPr>
                </w:pPr>
                <w:r w:rsidRPr="00B26890">
                  <w:rPr>
                    <w:lang w:val="en-US"/>
                  </w:rPr>
                  <w:t>Ingeteam Power Technology S.A.</w:t>
                </w:r>
              </w:p>
              <w:p w:rsidR="00DD7E7F" w:rsidRPr="00B26890" w:rsidRDefault="00DD7E7F" w:rsidP="00B26890">
                <w:pPr>
                  <w:rPr>
                    <w:lang w:val="en-US"/>
                  </w:rPr>
                </w:pPr>
              </w:p>
              <w:p w:rsidR="00DD7E7F" w:rsidRPr="009264D0" w:rsidRDefault="00DD7E7F" w:rsidP="00B26890">
                <w:pPr>
                  <w:rPr>
                    <w:lang w:val="en-US"/>
                  </w:rPr>
                </w:pPr>
                <w:r w:rsidRPr="009264D0">
                  <w:rPr>
                    <w:lang w:val="en-US"/>
                  </w:rPr>
                  <w:t>Ingeteam Power Technology S.A.</w:t>
                </w:r>
              </w:p>
            </w:txbxContent>
          </v:textbox>
        </v:shape>
      </w:pict>
    </w:r>
    <w:r>
      <w:rPr>
        <w:noProof/>
        <w:lang w:val="es-ES"/>
      </w:rPr>
      <w:pict>
        <v:shape id="_x0000_s2070" type="#_x0000_t202" style="position:absolute;margin-left:319.2pt;margin-top:46.95pt;width:159.95pt;height:12.2pt;z-index:251660288" filled="f" stroked="f">
          <v:textbox style="mso-next-textbox:#_x0000_s2070" inset="0,0,0,0">
            <w:txbxContent>
              <w:p w:rsidR="00DD7E7F" w:rsidRPr="00500AD4" w:rsidRDefault="00DD7E7F" w:rsidP="00B26890">
                <w:pPr>
                  <w:jc w:val="right"/>
                  <w:rPr>
                    <w:b/>
                    <w:color w:val="808080"/>
                    <w:sz w:val="20"/>
                  </w:rPr>
                </w:pPr>
                <w:r w:rsidRPr="00500AD4">
                  <w:rPr>
                    <w:b/>
                    <w:color w:val="808080"/>
                    <w:sz w:val="20"/>
                  </w:rPr>
                  <w:t>www.ingeteam.com</w:t>
                </w:r>
              </w:p>
              <w:p w:rsidR="00DD7E7F" w:rsidRDefault="00DD7E7F" w:rsidP="00B26890"/>
              <w:p w:rsidR="00DD7E7F" w:rsidRPr="00500AD4" w:rsidRDefault="00DD7E7F" w:rsidP="00B26890">
                <w:r w:rsidRPr="00500AD4">
                  <w:t>www.ingeteam.com</w:t>
                </w:r>
              </w:p>
              <w:p w:rsidR="00DD7E7F" w:rsidRDefault="00DD7E7F" w:rsidP="00B26890"/>
              <w:p w:rsidR="00DD7E7F" w:rsidRPr="00500AD4" w:rsidRDefault="00DD7E7F" w:rsidP="00B26890">
                <w:r w:rsidRPr="00500AD4">
                  <w:t>www.ingeteam.com</w:t>
                </w:r>
              </w:p>
              <w:p w:rsidR="00DD7E7F" w:rsidRDefault="00DD7E7F" w:rsidP="00B26890"/>
              <w:p w:rsidR="00DD7E7F" w:rsidRPr="00500AD4" w:rsidRDefault="00DD7E7F" w:rsidP="00B26890">
                <w:r w:rsidRPr="00500AD4">
                  <w:t>www.ingeteam.com</w:t>
                </w:r>
              </w:p>
            </w:txbxContent>
          </v:textbox>
        </v:shape>
      </w:pict>
    </w:r>
    <w:r>
      <w:rPr>
        <w:noProof/>
        <w:lang w:val="es-ES"/>
      </w:rPr>
      <w:pict>
        <v:shape id="_x0000_s2071" type="#_x0000_t202" style="position:absolute;margin-left:440.25pt;margin-top:11.35pt;width:38.9pt;height:12.2pt;z-index:251661312" filled="f" stroked="f">
          <v:textbox style="mso-next-textbox:#_x0000_s2071" inset="0,0,0,0">
            <w:txbxContent>
              <w:p w:rsidR="00DD7E7F" w:rsidRPr="009B67FD" w:rsidRDefault="00DD7E7F" w:rsidP="00B26890">
                <w:pPr>
                  <w:jc w:val="right"/>
                  <w:rPr>
                    <w:color w:val="808080"/>
                    <w:sz w:val="16"/>
                  </w:rPr>
                </w:pPr>
                <w:r w:rsidRPr="009B67FD">
                  <w:rPr>
                    <w:color w:val="808080"/>
                    <w:sz w:val="16"/>
                  </w:rPr>
                  <w:t xml:space="preserve">Pág. </w:t>
                </w:r>
                <w:r w:rsidR="00CA0603" w:rsidRPr="009B67FD">
                  <w:rPr>
                    <w:rStyle w:val="Nmerodepgina"/>
                    <w:color w:val="808080"/>
                    <w:sz w:val="16"/>
                  </w:rPr>
                  <w:fldChar w:fldCharType="begin"/>
                </w:r>
                <w:r w:rsidRPr="009B67FD">
                  <w:rPr>
                    <w:rStyle w:val="Nmerodepgina"/>
                    <w:color w:val="808080"/>
                    <w:sz w:val="16"/>
                  </w:rPr>
                  <w:instrText xml:space="preserve"> </w:instrText>
                </w:r>
                <w:r>
                  <w:rPr>
                    <w:rStyle w:val="Nmerodepgina"/>
                    <w:color w:val="808080"/>
                    <w:sz w:val="16"/>
                  </w:rPr>
                  <w:instrText>PAGE</w:instrText>
                </w:r>
                <w:r w:rsidRPr="009B67FD">
                  <w:rPr>
                    <w:rStyle w:val="Nmerodepgina"/>
                    <w:color w:val="808080"/>
                    <w:sz w:val="16"/>
                  </w:rPr>
                  <w:instrText xml:space="preserve"> </w:instrText>
                </w:r>
                <w:r w:rsidR="00CA0603" w:rsidRPr="009B67FD">
                  <w:rPr>
                    <w:rStyle w:val="Nmerodepgina"/>
                    <w:color w:val="808080"/>
                    <w:sz w:val="16"/>
                  </w:rPr>
                  <w:fldChar w:fldCharType="separate"/>
                </w:r>
                <w:r w:rsidR="00DE6572">
                  <w:rPr>
                    <w:rStyle w:val="Nmerodepgina"/>
                    <w:noProof/>
                    <w:color w:val="808080"/>
                    <w:sz w:val="16"/>
                  </w:rPr>
                  <w:t>2</w:t>
                </w:r>
                <w:r w:rsidR="00CA0603" w:rsidRPr="009B67FD">
                  <w:rPr>
                    <w:rStyle w:val="Nmerodepgina"/>
                    <w:color w:val="808080"/>
                    <w:sz w:val="16"/>
                  </w:rPr>
                  <w:fldChar w:fldCharType="end"/>
                </w:r>
              </w:p>
              <w:p w:rsidR="00DD7E7F" w:rsidRDefault="00DD7E7F" w:rsidP="00B26890"/>
              <w:p w:rsidR="00DD7E7F" w:rsidRDefault="00DD7E7F" w:rsidP="00B26890"/>
              <w:p w:rsidR="00DD7E7F" w:rsidRPr="00266186" w:rsidRDefault="00DD7E7F" w:rsidP="00B26890"/>
              <w:p w:rsidR="00DD7E7F" w:rsidRDefault="00DD7E7F" w:rsidP="00B26890"/>
              <w:p w:rsidR="00DD7E7F" w:rsidRPr="009B67FD" w:rsidRDefault="00DD7E7F" w:rsidP="00B26890">
                <w:r w:rsidRPr="009B67FD">
                  <w:t xml:space="preserve">Pág. </w:t>
                </w:r>
                <w:r w:rsidR="00CA0603" w:rsidRPr="009B67FD">
                  <w:rPr>
                    <w:rStyle w:val="Nmerodepgina"/>
                    <w:color w:val="808080"/>
                    <w:sz w:val="20"/>
                  </w:rPr>
                  <w:fldChar w:fldCharType="begin"/>
                </w:r>
                <w:r w:rsidRPr="009B67FD">
                  <w:rPr>
                    <w:rStyle w:val="Nmerodepgina"/>
                    <w:color w:val="808080"/>
                    <w:sz w:val="20"/>
                  </w:rPr>
                  <w:instrText xml:space="preserve"> </w:instrText>
                </w:r>
                <w:r>
                  <w:rPr>
                    <w:rStyle w:val="Nmerodepgina"/>
                    <w:color w:val="808080"/>
                    <w:sz w:val="20"/>
                  </w:rPr>
                  <w:instrText>PAGE</w:instrText>
                </w:r>
                <w:r w:rsidRPr="009B67FD">
                  <w:rPr>
                    <w:rStyle w:val="Nmerodepgina"/>
                    <w:color w:val="808080"/>
                    <w:sz w:val="20"/>
                  </w:rPr>
                  <w:instrText xml:space="preserve"> </w:instrText>
                </w:r>
                <w:r w:rsidR="00CA0603" w:rsidRPr="009B67FD">
                  <w:rPr>
                    <w:rStyle w:val="Nmerodepgina"/>
                    <w:color w:val="808080"/>
                    <w:sz w:val="20"/>
                  </w:rPr>
                  <w:fldChar w:fldCharType="separate"/>
                </w:r>
                <w:r w:rsidR="00DE6572">
                  <w:rPr>
                    <w:rStyle w:val="Nmerodepgina"/>
                    <w:noProof/>
                    <w:color w:val="808080"/>
                    <w:sz w:val="20"/>
                  </w:rPr>
                  <w:t>2</w:t>
                </w:r>
                <w:r w:rsidR="00CA0603" w:rsidRPr="009B67FD">
                  <w:rPr>
                    <w:rStyle w:val="Nmerodepgina"/>
                    <w:color w:val="808080"/>
                    <w:sz w:val="20"/>
                  </w:rPr>
                  <w:fldChar w:fldCharType="end"/>
                </w:r>
              </w:p>
              <w:p w:rsidR="00DD7E7F" w:rsidRDefault="00DD7E7F" w:rsidP="00B26890"/>
              <w:p w:rsidR="00DD7E7F" w:rsidRDefault="00DD7E7F" w:rsidP="00B26890"/>
              <w:p w:rsidR="00DD7E7F" w:rsidRPr="00266186" w:rsidRDefault="00DD7E7F" w:rsidP="00B26890"/>
              <w:p w:rsidR="00DD7E7F" w:rsidRDefault="00DD7E7F" w:rsidP="00B26890"/>
              <w:p w:rsidR="00DD7E7F" w:rsidRPr="009B67FD" w:rsidRDefault="00DD7E7F" w:rsidP="00B26890">
                <w:r w:rsidRPr="009B67FD">
                  <w:t xml:space="preserve">Pág. </w:t>
                </w:r>
                <w:r w:rsidR="00CA0603" w:rsidRPr="009B67FD">
                  <w:rPr>
                    <w:rStyle w:val="Nmerodepgina"/>
                    <w:color w:val="808080"/>
                    <w:sz w:val="16"/>
                  </w:rPr>
                  <w:fldChar w:fldCharType="begin"/>
                </w:r>
                <w:r w:rsidRPr="009B67FD">
                  <w:rPr>
                    <w:rStyle w:val="Nmerodepgina"/>
                    <w:color w:val="808080"/>
                    <w:sz w:val="16"/>
                  </w:rPr>
                  <w:instrText xml:space="preserve"> </w:instrText>
                </w:r>
                <w:r>
                  <w:rPr>
                    <w:rStyle w:val="Nmerodepgina"/>
                    <w:color w:val="808080"/>
                    <w:sz w:val="16"/>
                  </w:rPr>
                  <w:instrText>PAGE</w:instrText>
                </w:r>
                <w:r w:rsidRPr="009B67FD">
                  <w:rPr>
                    <w:rStyle w:val="Nmerodepgina"/>
                    <w:color w:val="808080"/>
                    <w:sz w:val="16"/>
                  </w:rPr>
                  <w:instrText xml:space="preserve"> </w:instrText>
                </w:r>
                <w:r w:rsidR="00CA0603" w:rsidRPr="009B67FD">
                  <w:rPr>
                    <w:rStyle w:val="Nmerodepgina"/>
                    <w:color w:val="808080"/>
                    <w:sz w:val="16"/>
                  </w:rPr>
                  <w:fldChar w:fldCharType="separate"/>
                </w:r>
                <w:r w:rsidR="00DE6572">
                  <w:rPr>
                    <w:rStyle w:val="Nmerodepgina"/>
                    <w:noProof/>
                    <w:color w:val="808080"/>
                    <w:sz w:val="16"/>
                  </w:rPr>
                  <w:t>2</w:t>
                </w:r>
                <w:r w:rsidR="00CA0603" w:rsidRPr="009B67FD">
                  <w:rPr>
                    <w:rStyle w:val="Nmerodepgina"/>
                    <w:color w:val="808080"/>
                    <w:sz w:val="16"/>
                  </w:rPr>
                  <w:fldChar w:fldCharType="end"/>
                </w:r>
              </w:p>
              <w:p w:rsidR="00DD7E7F" w:rsidRDefault="00DD7E7F" w:rsidP="00B26890"/>
              <w:p w:rsidR="00DD7E7F" w:rsidRDefault="00DD7E7F" w:rsidP="00B26890"/>
              <w:p w:rsidR="00DD7E7F" w:rsidRPr="00266186" w:rsidRDefault="00DD7E7F" w:rsidP="00B26890"/>
              <w:p w:rsidR="00DD7E7F" w:rsidRDefault="00DD7E7F" w:rsidP="00B26890"/>
              <w:p w:rsidR="00DD7E7F" w:rsidRPr="009B67FD" w:rsidRDefault="00DD7E7F" w:rsidP="00B26890">
                <w:r w:rsidRPr="009B67FD">
                  <w:t xml:space="preserve">Pág. </w:t>
                </w:r>
                <w:r w:rsidR="00CA0603" w:rsidRPr="009B67FD">
                  <w:rPr>
                    <w:rStyle w:val="Nmerodepgina"/>
                    <w:color w:val="808080"/>
                    <w:sz w:val="20"/>
                  </w:rPr>
                  <w:fldChar w:fldCharType="begin"/>
                </w:r>
                <w:r w:rsidRPr="009B67FD">
                  <w:rPr>
                    <w:rStyle w:val="Nmerodepgina"/>
                    <w:color w:val="808080"/>
                    <w:sz w:val="20"/>
                  </w:rPr>
                  <w:instrText xml:space="preserve"> </w:instrText>
                </w:r>
                <w:r>
                  <w:rPr>
                    <w:rStyle w:val="Nmerodepgina"/>
                    <w:color w:val="808080"/>
                    <w:sz w:val="20"/>
                  </w:rPr>
                  <w:instrText>PAGE</w:instrText>
                </w:r>
                <w:r w:rsidRPr="009B67FD">
                  <w:rPr>
                    <w:rStyle w:val="Nmerodepgina"/>
                    <w:color w:val="808080"/>
                    <w:sz w:val="20"/>
                  </w:rPr>
                  <w:instrText xml:space="preserve"> </w:instrText>
                </w:r>
                <w:r w:rsidR="00CA0603" w:rsidRPr="009B67FD">
                  <w:rPr>
                    <w:rStyle w:val="Nmerodepgina"/>
                    <w:color w:val="808080"/>
                    <w:sz w:val="20"/>
                  </w:rPr>
                  <w:fldChar w:fldCharType="separate"/>
                </w:r>
                <w:r w:rsidR="00DE6572">
                  <w:rPr>
                    <w:rStyle w:val="Nmerodepgina"/>
                    <w:noProof/>
                    <w:color w:val="808080"/>
                    <w:sz w:val="20"/>
                  </w:rPr>
                  <w:t>2</w:t>
                </w:r>
                <w:r w:rsidR="00CA0603" w:rsidRPr="009B67FD">
                  <w:rPr>
                    <w:rStyle w:val="Nmerodepgina"/>
                    <w:color w:val="808080"/>
                    <w:sz w:val="20"/>
                  </w:rPr>
                  <w:fldChar w:fldCharType="end"/>
                </w:r>
              </w:p>
              <w:p w:rsidR="00DD7E7F" w:rsidRDefault="00DD7E7F" w:rsidP="00B26890"/>
              <w:p w:rsidR="00DD7E7F" w:rsidRDefault="00DD7E7F" w:rsidP="00B26890"/>
              <w:p w:rsidR="00DD7E7F" w:rsidRPr="00266186" w:rsidRDefault="00DD7E7F" w:rsidP="00B26890"/>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3367" w:rsidRDefault="00F83367">
      <w:r>
        <w:separator/>
      </w:r>
    </w:p>
  </w:footnote>
  <w:footnote w:type="continuationSeparator" w:id="0">
    <w:p w:rsidR="00F83367" w:rsidRDefault="00F833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0E8C" w:rsidRDefault="0034119E" w:rsidP="00251C5D">
    <w:pPr>
      <w:pStyle w:val="Encabezado"/>
      <w:tabs>
        <w:tab w:val="clear" w:pos="4252"/>
        <w:tab w:val="clear" w:pos="8504"/>
        <w:tab w:val="center" w:pos="4818"/>
        <w:tab w:val="right" w:pos="9637"/>
      </w:tabs>
      <w:ind w:right="97"/>
      <w:jc w:val="center"/>
      <w:rPr>
        <w:sz w:val="18"/>
        <w:szCs w:val="18"/>
      </w:rPr>
    </w:pPr>
    <w:r>
      <w:rPr>
        <w:noProof/>
        <w:lang w:val="es-ES"/>
      </w:rPr>
      <w:drawing>
        <wp:inline distT="0" distB="0" distL="0" distR="0">
          <wp:extent cx="1590675" cy="352425"/>
          <wp:effectExtent l="19050" t="0" r="9525" b="0"/>
          <wp:docPr id="1" name="Imagen 1" descr="logo_cabec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abecera"/>
                  <pic:cNvPicPr>
                    <a:picLocks noChangeAspect="1" noChangeArrowheads="1"/>
                  </pic:cNvPicPr>
                </pic:nvPicPr>
                <pic:blipFill>
                  <a:blip r:embed="rId1"/>
                  <a:srcRect/>
                  <a:stretch>
                    <a:fillRect/>
                  </a:stretch>
                </pic:blipFill>
                <pic:spPr bwMode="auto">
                  <a:xfrm>
                    <a:off x="0" y="0"/>
                    <a:ext cx="1590675" cy="352425"/>
                  </a:xfrm>
                  <a:prstGeom prst="rect">
                    <a:avLst/>
                  </a:prstGeom>
                  <a:noFill/>
                  <a:ln w="9525">
                    <a:noFill/>
                    <a:miter lim="800000"/>
                    <a:headEnd/>
                    <a:tailEnd/>
                  </a:ln>
                </pic:spPr>
              </pic:pic>
            </a:graphicData>
          </a:graphic>
        </wp:inline>
      </w:drawing>
    </w:r>
  </w:p>
  <w:p w:rsidR="00420E8C" w:rsidRDefault="00420E8C" w:rsidP="00251C5D">
    <w:pPr>
      <w:pStyle w:val="Encabezado"/>
      <w:tabs>
        <w:tab w:val="clear" w:pos="4252"/>
        <w:tab w:val="clear" w:pos="8504"/>
        <w:tab w:val="center" w:pos="4818"/>
        <w:tab w:val="right" w:pos="9637"/>
      </w:tabs>
      <w:ind w:right="97"/>
      <w:jc w:val="center"/>
      <w:rPr>
        <w:sz w:val="18"/>
        <w:szCs w:val="18"/>
      </w:rPr>
    </w:pPr>
  </w:p>
  <w:p w:rsidR="00420E8C" w:rsidRPr="00A749C0" w:rsidRDefault="00EB7CEC" w:rsidP="00251C5D">
    <w:pPr>
      <w:pStyle w:val="Encabezado"/>
      <w:tabs>
        <w:tab w:val="clear" w:pos="4252"/>
        <w:tab w:val="clear" w:pos="8504"/>
        <w:tab w:val="center" w:pos="4818"/>
        <w:tab w:val="right" w:pos="9637"/>
      </w:tabs>
      <w:ind w:right="97"/>
      <w:jc w:val="center"/>
      <w:rPr>
        <w:sz w:val="18"/>
        <w:szCs w:val="18"/>
        <w:u w:val="single"/>
      </w:rPr>
    </w:pPr>
    <w:r>
      <w:rPr>
        <w:sz w:val="18"/>
        <w:szCs w:val="18"/>
        <w:u w:val="single"/>
      </w:rPr>
      <w:tab/>
    </w:r>
    <w:r w:rsidR="00420E8C" w:rsidRPr="00997C2A">
      <w:rPr>
        <w:sz w:val="18"/>
        <w:szCs w:val="18"/>
        <w:u w:val="single"/>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41755"/>
    <w:multiLevelType w:val="hybridMultilevel"/>
    <w:tmpl w:val="9FE454D8"/>
    <w:lvl w:ilvl="0" w:tplc="C2583D4A">
      <w:start w:val="1"/>
      <w:numFmt w:val="decimal"/>
      <w:lvlText w:val="%1-"/>
      <w:lvlJc w:val="left"/>
      <w:pPr>
        <w:ind w:left="360" w:hanging="360"/>
      </w:pPr>
      <w:rPr>
        <w:rFonts w:hint="default"/>
        <w:b/>
      </w:rPr>
    </w:lvl>
    <w:lvl w:ilvl="1" w:tplc="B762B408">
      <w:numFmt w:val="bullet"/>
      <w:lvlText w:val="-"/>
      <w:lvlJc w:val="left"/>
      <w:pPr>
        <w:ind w:left="360" w:hanging="360"/>
      </w:pPr>
      <w:rPr>
        <w:rFonts w:ascii="Calibri" w:eastAsia="Calibri" w:hAnsi="Calibri" w:cs="Calibri" w:hint="default"/>
        <w:b/>
        <w:sz w:val="16"/>
        <w:szCs w:val="16"/>
      </w:rPr>
    </w:lvl>
    <w:lvl w:ilvl="2" w:tplc="0409001B">
      <w:start w:val="1"/>
      <w:numFmt w:val="lowerRoman"/>
      <w:lvlText w:val="%3."/>
      <w:lvlJc w:val="right"/>
      <w:pPr>
        <w:ind w:left="1800" w:hanging="180"/>
      </w:pPr>
    </w:lvl>
    <w:lvl w:ilvl="3" w:tplc="D38C5E1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89276BE"/>
    <w:multiLevelType w:val="hybridMultilevel"/>
    <w:tmpl w:val="30AECD88"/>
    <w:lvl w:ilvl="0" w:tplc="C2583D4A">
      <w:start w:val="1"/>
      <w:numFmt w:val="decimal"/>
      <w:lvlText w:val="%1-"/>
      <w:lvlJc w:val="left"/>
      <w:pPr>
        <w:ind w:left="360" w:hanging="360"/>
      </w:pPr>
      <w:rPr>
        <w:rFonts w:hint="default"/>
        <w:b/>
      </w:rPr>
    </w:lvl>
    <w:lvl w:ilvl="1" w:tplc="B762B408">
      <w:numFmt w:val="bullet"/>
      <w:lvlText w:val="-"/>
      <w:lvlJc w:val="left"/>
      <w:pPr>
        <w:ind w:left="360" w:hanging="360"/>
      </w:pPr>
      <w:rPr>
        <w:rFonts w:ascii="Calibri" w:eastAsia="Calibri" w:hAnsi="Calibri" w:cs="Calibri" w:hint="default"/>
        <w:b/>
        <w:sz w:val="16"/>
        <w:szCs w:val="16"/>
      </w:rPr>
    </w:lvl>
    <w:lvl w:ilvl="2" w:tplc="0409001B">
      <w:start w:val="1"/>
      <w:numFmt w:val="lowerRoman"/>
      <w:lvlText w:val="%3."/>
      <w:lvlJc w:val="right"/>
      <w:pPr>
        <w:ind w:left="1800" w:hanging="180"/>
      </w:pPr>
    </w:lvl>
    <w:lvl w:ilvl="3" w:tplc="D38C5E1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F4879A4"/>
    <w:multiLevelType w:val="multilevel"/>
    <w:tmpl w:val="85DCBA86"/>
    <w:lvl w:ilvl="0">
      <w:start w:val="1"/>
      <w:numFmt w:val="decimal"/>
      <w:pStyle w:val="Estilo1"/>
      <w:lvlText w:val="%1."/>
      <w:lvlJc w:val="left"/>
      <w:pPr>
        <w:tabs>
          <w:tab w:val="num" w:pos="720"/>
        </w:tabs>
        <w:ind w:left="360" w:hanging="360"/>
      </w:pPr>
      <w:rPr>
        <w:rFonts w:hint="default"/>
      </w:rPr>
    </w:lvl>
    <w:lvl w:ilvl="1">
      <w:start w:val="1"/>
      <w:numFmt w:val="decimal"/>
      <w:pStyle w:val="Estilo2"/>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nsid w:val="162117AF"/>
    <w:multiLevelType w:val="hybridMultilevel"/>
    <w:tmpl w:val="905C97E8"/>
    <w:lvl w:ilvl="0" w:tplc="C474164A">
      <w:start w:val="1"/>
      <w:numFmt w:val="lowerLetter"/>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1FD14679"/>
    <w:multiLevelType w:val="hybridMultilevel"/>
    <w:tmpl w:val="AB0EDCDE"/>
    <w:lvl w:ilvl="0" w:tplc="75B645DC">
      <w:start w:val="4"/>
      <w:numFmt w:val="bullet"/>
      <w:lvlText w:val="-"/>
      <w:lvlJc w:val="left"/>
      <w:pPr>
        <w:ind w:left="720" w:hanging="360"/>
      </w:pPr>
      <w:rPr>
        <w:rFonts w:ascii="Arial" w:eastAsia="Times New Roman" w:hAnsi="Arial" w:cs="Arial" w:hint="default"/>
      </w:rPr>
    </w:lvl>
    <w:lvl w:ilvl="1" w:tplc="6F8491B0" w:tentative="1">
      <w:start w:val="1"/>
      <w:numFmt w:val="bullet"/>
      <w:lvlText w:val="o"/>
      <w:lvlJc w:val="left"/>
      <w:pPr>
        <w:ind w:left="1440" w:hanging="360"/>
      </w:pPr>
      <w:rPr>
        <w:rFonts w:ascii="Courier New" w:hAnsi="Courier New" w:cs="Courier New" w:hint="default"/>
      </w:rPr>
    </w:lvl>
    <w:lvl w:ilvl="2" w:tplc="755CB5F6" w:tentative="1">
      <w:start w:val="1"/>
      <w:numFmt w:val="bullet"/>
      <w:lvlText w:val=""/>
      <w:lvlJc w:val="left"/>
      <w:pPr>
        <w:ind w:left="2160" w:hanging="360"/>
      </w:pPr>
      <w:rPr>
        <w:rFonts w:ascii="Wingdings" w:hAnsi="Wingdings" w:hint="default"/>
      </w:rPr>
    </w:lvl>
    <w:lvl w:ilvl="3" w:tplc="0FEAE790" w:tentative="1">
      <w:start w:val="1"/>
      <w:numFmt w:val="bullet"/>
      <w:lvlText w:val=""/>
      <w:lvlJc w:val="left"/>
      <w:pPr>
        <w:ind w:left="2880" w:hanging="360"/>
      </w:pPr>
      <w:rPr>
        <w:rFonts w:ascii="Symbol" w:hAnsi="Symbol" w:hint="default"/>
      </w:rPr>
    </w:lvl>
    <w:lvl w:ilvl="4" w:tplc="3B0CA2A0" w:tentative="1">
      <w:start w:val="1"/>
      <w:numFmt w:val="bullet"/>
      <w:lvlText w:val="o"/>
      <w:lvlJc w:val="left"/>
      <w:pPr>
        <w:ind w:left="3600" w:hanging="360"/>
      </w:pPr>
      <w:rPr>
        <w:rFonts w:ascii="Courier New" w:hAnsi="Courier New" w:cs="Courier New" w:hint="default"/>
      </w:rPr>
    </w:lvl>
    <w:lvl w:ilvl="5" w:tplc="72582316" w:tentative="1">
      <w:start w:val="1"/>
      <w:numFmt w:val="bullet"/>
      <w:lvlText w:val=""/>
      <w:lvlJc w:val="left"/>
      <w:pPr>
        <w:ind w:left="4320" w:hanging="360"/>
      </w:pPr>
      <w:rPr>
        <w:rFonts w:ascii="Wingdings" w:hAnsi="Wingdings" w:hint="default"/>
      </w:rPr>
    </w:lvl>
    <w:lvl w:ilvl="6" w:tplc="61D0C698" w:tentative="1">
      <w:start w:val="1"/>
      <w:numFmt w:val="bullet"/>
      <w:lvlText w:val=""/>
      <w:lvlJc w:val="left"/>
      <w:pPr>
        <w:ind w:left="5040" w:hanging="360"/>
      </w:pPr>
      <w:rPr>
        <w:rFonts w:ascii="Symbol" w:hAnsi="Symbol" w:hint="default"/>
      </w:rPr>
    </w:lvl>
    <w:lvl w:ilvl="7" w:tplc="6DE202A4" w:tentative="1">
      <w:start w:val="1"/>
      <w:numFmt w:val="bullet"/>
      <w:lvlText w:val="o"/>
      <w:lvlJc w:val="left"/>
      <w:pPr>
        <w:ind w:left="5760" w:hanging="360"/>
      </w:pPr>
      <w:rPr>
        <w:rFonts w:ascii="Courier New" w:hAnsi="Courier New" w:cs="Courier New" w:hint="default"/>
      </w:rPr>
    </w:lvl>
    <w:lvl w:ilvl="8" w:tplc="A8AA081C" w:tentative="1">
      <w:start w:val="1"/>
      <w:numFmt w:val="bullet"/>
      <w:lvlText w:val=""/>
      <w:lvlJc w:val="left"/>
      <w:pPr>
        <w:ind w:left="6480" w:hanging="360"/>
      </w:pPr>
      <w:rPr>
        <w:rFonts w:ascii="Wingdings" w:hAnsi="Wingdings" w:hint="default"/>
      </w:rPr>
    </w:lvl>
  </w:abstractNum>
  <w:abstractNum w:abstractNumId="5">
    <w:nsid w:val="30B53AE5"/>
    <w:multiLevelType w:val="hybridMultilevel"/>
    <w:tmpl w:val="6B92254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B762B408">
      <w:numFmt w:val="bullet"/>
      <w:lvlText w:val="-"/>
      <w:lvlJc w:val="left"/>
      <w:pPr>
        <w:ind w:left="2610" w:hanging="360"/>
      </w:pPr>
      <w:rPr>
        <w:rFonts w:ascii="Calibri" w:eastAsia="Calibri" w:hAnsi="Calibri" w:cs="Calibri"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nsid w:val="31C20C7E"/>
    <w:multiLevelType w:val="hybridMultilevel"/>
    <w:tmpl w:val="D0387CBC"/>
    <w:lvl w:ilvl="0" w:tplc="04090001">
      <w:start w:val="1"/>
      <w:numFmt w:val="bullet"/>
      <w:lvlText w:val="-"/>
      <w:lvlJc w:val="left"/>
      <w:pPr>
        <w:ind w:left="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nsid w:val="52FD08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
    <w:nsid w:val="595A234E"/>
    <w:multiLevelType w:val="hybridMultilevel"/>
    <w:tmpl w:val="5CFEED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59AA27C3"/>
    <w:multiLevelType w:val="hybridMultilevel"/>
    <w:tmpl w:val="38708750"/>
    <w:lvl w:ilvl="0" w:tplc="C2583D4A">
      <w:start w:val="1"/>
      <w:numFmt w:val="decimal"/>
      <w:lvlText w:val="%1-"/>
      <w:lvlJc w:val="left"/>
      <w:pPr>
        <w:ind w:left="360" w:hanging="360"/>
      </w:pPr>
      <w:rPr>
        <w:rFonts w:hint="default"/>
        <w:b/>
      </w:rPr>
    </w:lvl>
    <w:lvl w:ilvl="1" w:tplc="B762B408">
      <w:numFmt w:val="bullet"/>
      <w:lvlText w:val="-"/>
      <w:lvlJc w:val="left"/>
      <w:pPr>
        <w:ind w:left="360" w:hanging="360"/>
      </w:pPr>
      <w:rPr>
        <w:rFonts w:ascii="Calibri" w:eastAsia="Calibri" w:hAnsi="Calibri" w:cs="Calibri" w:hint="default"/>
        <w:b/>
        <w:sz w:val="16"/>
        <w:szCs w:val="16"/>
      </w:rPr>
    </w:lvl>
    <w:lvl w:ilvl="2" w:tplc="0409001B">
      <w:start w:val="1"/>
      <w:numFmt w:val="lowerRoman"/>
      <w:lvlText w:val="%3."/>
      <w:lvlJc w:val="right"/>
      <w:pPr>
        <w:ind w:left="1800" w:hanging="180"/>
      </w:pPr>
    </w:lvl>
    <w:lvl w:ilvl="3" w:tplc="B762B408">
      <w:numFmt w:val="bullet"/>
      <w:lvlText w:val="-"/>
      <w:lvlJc w:val="left"/>
      <w:pPr>
        <w:ind w:left="2520" w:hanging="360"/>
      </w:pPr>
      <w:rPr>
        <w:rFonts w:ascii="Calibri" w:eastAsia="Calibri" w:hAnsi="Calibri" w:cs="Calibri"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FBA3294"/>
    <w:multiLevelType w:val="hybridMultilevel"/>
    <w:tmpl w:val="A9E65FB2"/>
    <w:lvl w:ilvl="0" w:tplc="F7C253AC">
      <w:start w:val="1"/>
      <w:numFmt w:val="decimal"/>
      <w:lvlText w:val="%1."/>
      <w:lvlJc w:val="left"/>
      <w:pPr>
        <w:ind w:left="270" w:hanging="360"/>
      </w:pPr>
      <w:rPr>
        <w:rFonts w:hint="default"/>
      </w:rPr>
    </w:lvl>
    <w:lvl w:ilvl="1" w:tplc="474E0086" w:tentative="1">
      <w:start w:val="1"/>
      <w:numFmt w:val="lowerLetter"/>
      <w:lvlText w:val="%2."/>
      <w:lvlJc w:val="left"/>
      <w:pPr>
        <w:ind w:left="990" w:hanging="360"/>
      </w:pPr>
    </w:lvl>
    <w:lvl w:ilvl="2" w:tplc="7784844E" w:tentative="1">
      <w:start w:val="1"/>
      <w:numFmt w:val="lowerRoman"/>
      <w:lvlText w:val="%3."/>
      <w:lvlJc w:val="right"/>
      <w:pPr>
        <w:ind w:left="1710" w:hanging="180"/>
      </w:pPr>
    </w:lvl>
    <w:lvl w:ilvl="3" w:tplc="0A1298E0" w:tentative="1">
      <w:start w:val="1"/>
      <w:numFmt w:val="decimal"/>
      <w:lvlText w:val="%4."/>
      <w:lvlJc w:val="left"/>
      <w:pPr>
        <w:ind w:left="2430" w:hanging="360"/>
      </w:pPr>
    </w:lvl>
    <w:lvl w:ilvl="4" w:tplc="6AD00E9C" w:tentative="1">
      <w:start w:val="1"/>
      <w:numFmt w:val="lowerLetter"/>
      <w:lvlText w:val="%5."/>
      <w:lvlJc w:val="left"/>
      <w:pPr>
        <w:ind w:left="3150" w:hanging="360"/>
      </w:pPr>
    </w:lvl>
    <w:lvl w:ilvl="5" w:tplc="CF126238" w:tentative="1">
      <w:start w:val="1"/>
      <w:numFmt w:val="lowerRoman"/>
      <w:lvlText w:val="%6."/>
      <w:lvlJc w:val="right"/>
      <w:pPr>
        <w:ind w:left="3870" w:hanging="180"/>
      </w:pPr>
    </w:lvl>
    <w:lvl w:ilvl="6" w:tplc="79ECD818" w:tentative="1">
      <w:start w:val="1"/>
      <w:numFmt w:val="decimal"/>
      <w:lvlText w:val="%7."/>
      <w:lvlJc w:val="left"/>
      <w:pPr>
        <w:ind w:left="4590" w:hanging="360"/>
      </w:pPr>
    </w:lvl>
    <w:lvl w:ilvl="7" w:tplc="AAD097F4" w:tentative="1">
      <w:start w:val="1"/>
      <w:numFmt w:val="lowerLetter"/>
      <w:lvlText w:val="%8."/>
      <w:lvlJc w:val="left"/>
      <w:pPr>
        <w:ind w:left="5310" w:hanging="360"/>
      </w:pPr>
    </w:lvl>
    <w:lvl w:ilvl="8" w:tplc="13841418" w:tentative="1">
      <w:start w:val="1"/>
      <w:numFmt w:val="lowerRoman"/>
      <w:lvlText w:val="%9."/>
      <w:lvlJc w:val="right"/>
      <w:pPr>
        <w:ind w:left="6030" w:hanging="180"/>
      </w:pPr>
    </w:lvl>
  </w:abstractNum>
  <w:abstractNum w:abstractNumId="11">
    <w:nsid w:val="64293414"/>
    <w:multiLevelType w:val="hybridMultilevel"/>
    <w:tmpl w:val="037CE536"/>
    <w:lvl w:ilvl="0" w:tplc="C2583D4A">
      <w:start w:val="1"/>
      <w:numFmt w:val="decimal"/>
      <w:lvlText w:val="%1-"/>
      <w:lvlJc w:val="left"/>
      <w:pPr>
        <w:ind w:left="360" w:hanging="360"/>
      </w:pPr>
      <w:rPr>
        <w:rFonts w:hint="default"/>
        <w:b/>
      </w:rPr>
    </w:lvl>
    <w:lvl w:ilvl="1" w:tplc="037C280A">
      <w:start w:val="1"/>
      <w:numFmt w:val="lowerLetter"/>
      <w:lvlText w:val="%2."/>
      <w:lvlJc w:val="left"/>
      <w:pPr>
        <w:ind w:left="360" w:hanging="360"/>
      </w:pPr>
      <w:rPr>
        <w:b/>
        <w:sz w:val="16"/>
        <w:szCs w:val="16"/>
      </w:rPr>
    </w:lvl>
    <w:lvl w:ilvl="2" w:tplc="0409001B">
      <w:start w:val="1"/>
      <w:numFmt w:val="lowerRoman"/>
      <w:lvlText w:val="%3."/>
      <w:lvlJc w:val="right"/>
      <w:pPr>
        <w:ind w:left="1800" w:hanging="180"/>
      </w:pPr>
    </w:lvl>
    <w:lvl w:ilvl="3" w:tplc="D38C5E1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D854BF0"/>
    <w:multiLevelType w:val="multilevel"/>
    <w:tmpl w:val="0C0A0023"/>
    <w:lvl w:ilvl="0">
      <w:start w:val="1"/>
      <w:numFmt w:val="upperRoman"/>
      <w:pStyle w:val="Ttulo1"/>
      <w:lvlText w:val="Artículo %1."/>
      <w:lvlJc w:val="left"/>
      <w:pPr>
        <w:tabs>
          <w:tab w:val="num" w:pos="1440"/>
        </w:tabs>
        <w:ind w:left="0" w:firstLine="0"/>
      </w:pPr>
    </w:lvl>
    <w:lvl w:ilvl="1">
      <w:start w:val="1"/>
      <w:numFmt w:val="decimalZero"/>
      <w:pStyle w:val="Ttulo2"/>
      <w:isLgl/>
      <w:lvlText w:val="Sección %1.%2"/>
      <w:lvlJc w:val="left"/>
      <w:pPr>
        <w:tabs>
          <w:tab w:val="num" w:pos="1440"/>
        </w:tabs>
        <w:ind w:left="0" w:firstLine="0"/>
      </w:pPr>
    </w:lvl>
    <w:lvl w:ilvl="2">
      <w:start w:val="1"/>
      <w:numFmt w:val="lowerLetter"/>
      <w:pStyle w:val="Ttulo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Ttulo5"/>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pStyle w:val="Ttulo7"/>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7"/>
  </w:num>
  <w:num w:numId="2">
    <w:abstractNumId w:val="12"/>
  </w:num>
  <w:num w:numId="3">
    <w:abstractNumId w:val="2"/>
  </w:num>
  <w:num w:numId="4">
    <w:abstractNumId w:val="10"/>
  </w:num>
  <w:num w:numId="5">
    <w:abstractNumId w:val="6"/>
  </w:num>
  <w:num w:numId="6">
    <w:abstractNumId w:val="4"/>
  </w:num>
  <w:num w:numId="7">
    <w:abstractNumId w:val="11"/>
  </w:num>
  <w:num w:numId="8">
    <w:abstractNumId w:val="5"/>
  </w:num>
  <w:num w:numId="9">
    <w:abstractNumId w:val="1"/>
  </w:num>
  <w:num w:numId="10">
    <w:abstractNumId w:val="0"/>
  </w:num>
  <w:num w:numId="11">
    <w:abstractNumId w:val="9"/>
  </w:num>
  <w:num w:numId="12">
    <w:abstractNumId w:val="3"/>
  </w:num>
  <w:num w:numId="13">
    <w:abstractNumId w:val="8"/>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9"/>
  <w:hyphenationZone w:val="425"/>
  <w:drawingGridHorizontalSpacing w:val="120"/>
  <w:displayHorizontalDrawingGridEvery w:val="2"/>
  <w:characterSpacingControl w:val="doNotCompress"/>
  <w:hdrShapeDefaults>
    <o:shapedefaults v:ext="edit" spidmax="2075"/>
    <o:shapelayout v:ext="edit">
      <o:idmap v:ext="edit" data="2"/>
      <o:rules v:ext="edit">
        <o:r id="V:Rule3" type="connector" idref="#_x0000_s2067"/>
        <o:r id="V:Rule4" type="connector" idref="#_x0000_s2072"/>
      </o:rules>
    </o:shapelayout>
  </w:hdrShapeDefaults>
  <w:footnotePr>
    <w:footnote w:id="-1"/>
    <w:footnote w:id="0"/>
  </w:footnotePr>
  <w:endnotePr>
    <w:endnote w:id="-1"/>
    <w:endnote w:id="0"/>
  </w:endnotePr>
  <w:compat/>
  <w:rsids>
    <w:rsidRoot w:val="00752A25"/>
    <w:rsid w:val="00000EA6"/>
    <w:rsid w:val="00010381"/>
    <w:rsid w:val="00012A46"/>
    <w:rsid w:val="00016464"/>
    <w:rsid w:val="00022F4F"/>
    <w:rsid w:val="000256BD"/>
    <w:rsid w:val="000335D2"/>
    <w:rsid w:val="0003618C"/>
    <w:rsid w:val="00041542"/>
    <w:rsid w:val="00043978"/>
    <w:rsid w:val="00045655"/>
    <w:rsid w:val="00046A6D"/>
    <w:rsid w:val="000476C3"/>
    <w:rsid w:val="000539DA"/>
    <w:rsid w:val="00054980"/>
    <w:rsid w:val="00055A65"/>
    <w:rsid w:val="00062045"/>
    <w:rsid w:val="00062CDE"/>
    <w:rsid w:val="00063B51"/>
    <w:rsid w:val="000668B9"/>
    <w:rsid w:val="00070E37"/>
    <w:rsid w:val="00097F80"/>
    <w:rsid w:val="000A1E09"/>
    <w:rsid w:val="000A3C1C"/>
    <w:rsid w:val="000A6FAE"/>
    <w:rsid w:val="000B1789"/>
    <w:rsid w:val="000B241A"/>
    <w:rsid w:val="000B5624"/>
    <w:rsid w:val="000C222D"/>
    <w:rsid w:val="000D4B4C"/>
    <w:rsid w:val="000D5F05"/>
    <w:rsid w:val="000E1810"/>
    <w:rsid w:val="000E7365"/>
    <w:rsid w:val="000F0467"/>
    <w:rsid w:val="001000BB"/>
    <w:rsid w:val="001032A6"/>
    <w:rsid w:val="00103324"/>
    <w:rsid w:val="00104652"/>
    <w:rsid w:val="0010582C"/>
    <w:rsid w:val="00110A51"/>
    <w:rsid w:val="0011286B"/>
    <w:rsid w:val="00116364"/>
    <w:rsid w:val="0014607B"/>
    <w:rsid w:val="00151C65"/>
    <w:rsid w:val="001523FB"/>
    <w:rsid w:val="0015720C"/>
    <w:rsid w:val="00162422"/>
    <w:rsid w:val="00163D90"/>
    <w:rsid w:val="00166683"/>
    <w:rsid w:val="0016703C"/>
    <w:rsid w:val="001706A0"/>
    <w:rsid w:val="0017199D"/>
    <w:rsid w:val="001806BD"/>
    <w:rsid w:val="0018105C"/>
    <w:rsid w:val="0018128D"/>
    <w:rsid w:val="001832D6"/>
    <w:rsid w:val="001868D5"/>
    <w:rsid w:val="00187C60"/>
    <w:rsid w:val="001A3CAD"/>
    <w:rsid w:val="001B3BA0"/>
    <w:rsid w:val="001B451B"/>
    <w:rsid w:val="001B459D"/>
    <w:rsid w:val="001B46D4"/>
    <w:rsid w:val="001B7267"/>
    <w:rsid w:val="001C04A1"/>
    <w:rsid w:val="001C3285"/>
    <w:rsid w:val="001C4AE9"/>
    <w:rsid w:val="001C69B2"/>
    <w:rsid w:val="001D2043"/>
    <w:rsid w:val="001D56A2"/>
    <w:rsid w:val="001F030A"/>
    <w:rsid w:val="001F0EEB"/>
    <w:rsid w:val="001F2C19"/>
    <w:rsid w:val="001F58B4"/>
    <w:rsid w:val="001F69BA"/>
    <w:rsid w:val="00201C95"/>
    <w:rsid w:val="00204C03"/>
    <w:rsid w:val="00210478"/>
    <w:rsid w:val="00211938"/>
    <w:rsid w:val="00211CB1"/>
    <w:rsid w:val="00215ADD"/>
    <w:rsid w:val="00220AC8"/>
    <w:rsid w:val="0022402F"/>
    <w:rsid w:val="002317B8"/>
    <w:rsid w:val="0023517D"/>
    <w:rsid w:val="002424EA"/>
    <w:rsid w:val="002435F2"/>
    <w:rsid w:val="00243E98"/>
    <w:rsid w:val="00247264"/>
    <w:rsid w:val="002474DB"/>
    <w:rsid w:val="00251C5D"/>
    <w:rsid w:val="00254BC3"/>
    <w:rsid w:val="002551F5"/>
    <w:rsid w:val="0026239B"/>
    <w:rsid w:val="00264282"/>
    <w:rsid w:val="0026540C"/>
    <w:rsid w:val="002849C8"/>
    <w:rsid w:val="00297E97"/>
    <w:rsid w:val="002A0419"/>
    <w:rsid w:val="002A09DC"/>
    <w:rsid w:val="002A325C"/>
    <w:rsid w:val="002B04D3"/>
    <w:rsid w:val="002B31E7"/>
    <w:rsid w:val="002C650D"/>
    <w:rsid w:val="002D1EBC"/>
    <w:rsid w:val="002D485C"/>
    <w:rsid w:val="002D4943"/>
    <w:rsid w:val="002E0173"/>
    <w:rsid w:val="002E18D2"/>
    <w:rsid w:val="002F4AC9"/>
    <w:rsid w:val="002F5583"/>
    <w:rsid w:val="002F58D5"/>
    <w:rsid w:val="00300071"/>
    <w:rsid w:val="003000DC"/>
    <w:rsid w:val="00305A89"/>
    <w:rsid w:val="0030730A"/>
    <w:rsid w:val="00310FFF"/>
    <w:rsid w:val="003145BE"/>
    <w:rsid w:val="00314883"/>
    <w:rsid w:val="003170FF"/>
    <w:rsid w:val="00321257"/>
    <w:rsid w:val="00332DB1"/>
    <w:rsid w:val="00337EF2"/>
    <w:rsid w:val="0034119E"/>
    <w:rsid w:val="00344135"/>
    <w:rsid w:val="0035332F"/>
    <w:rsid w:val="00355266"/>
    <w:rsid w:val="00371385"/>
    <w:rsid w:val="003802DF"/>
    <w:rsid w:val="003812AE"/>
    <w:rsid w:val="00381AE2"/>
    <w:rsid w:val="00382E3A"/>
    <w:rsid w:val="00385533"/>
    <w:rsid w:val="003858AC"/>
    <w:rsid w:val="003876FF"/>
    <w:rsid w:val="00387DE9"/>
    <w:rsid w:val="00392F89"/>
    <w:rsid w:val="00392FB1"/>
    <w:rsid w:val="00393134"/>
    <w:rsid w:val="00396C32"/>
    <w:rsid w:val="003A1EBE"/>
    <w:rsid w:val="003A6F88"/>
    <w:rsid w:val="003A7218"/>
    <w:rsid w:val="003B0F0F"/>
    <w:rsid w:val="003B107A"/>
    <w:rsid w:val="003B589B"/>
    <w:rsid w:val="003B66F0"/>
    <w:rsid w:val="003B6847"/>
    <w:rsid w:val="003C0723"/>
    <w:rsid w:val="003C1094"/>
    <w:rsid w:val="003C4E0C"/>
    <w:rsid w:val="003D026D"/>
    <w:rsid w:val="003D03F8"/>
    <w:rsid w:val="003D08A8"/>
    <w:rsid w:val="003D3156"/>
    <w:rsid w:val="003D7442"/>
    <w:rsid w:val="003E056A"/>
    <w:rsid w:val="003E23B2"/>
    <w:rsid w:val="003E4077"/>
    <w:rsid w:val="003E4CB8"/>
    <w:rsid w:val="003F03B4"/>
    <w:rsid w:val="003F25D1"/>
    <w:rsid w:val="003F40DE"/>
    <w:rsid w:val="003F47B8"/>
    <w:rsid w:val="00400C96"/>
    <w:rsid w:val="0040173B"/>
    <w:rsid w:val="004027A1"/>
    <w:rsid w:val="00406BE6"/>
    <w:rsid w:val="00416DD4"/>
    <w:rsid w:val="00420E8C"/>
    <w:rsid w:val="00425A53"/>
    <w:rsid w:val="00426A76"/>
    <w:rsid w:val="00427A1E"/>
    <w:rsid w:val="0043626C"/>
    <w:rsid w:val="00437175"/>
    <w:rsid w:val="00440F4F"/>
    <w:rsid w:val="00445A2C"/>
    <w:rsid w:val="004530D7"/>
    <w:rsid w:val="00453E57"/>
    <w:rsid w:val="00454B21"/>
    <w:rsid w:val="00456C47"/>
    <w:rsid w:val="00466470"/>
    <w:rsid w:val="00467796"/>
    <w:rsid w:val="00467869"/>
    <w:rsid w:val="004735B8"/>
    <w:rsid w:val="00474785"/>
    <w:rsid w:val="00477D79"/>
    <w:rsid w:val="00480DAE"/>
    <w:rsid w:val="00481623"/>
    <w:rsid w:val="00485196"/>
    <w:rsid w:val="00486477"/>
    <w:rsid w:val="00486510"/>
    <w:rsid w:val="0049176E"/>
    <w:rsid w:val="004947EB"/>
    <w:rsid w:val="00497F74"/>
    <w:rsid w:val="004A31A2"/>
    <w:rsid w:val="004B30DD"/>
    <w:rsid w:val="004B71DE"/>
    <w:rsid w:val="004B7F02"/>
    <w:rsid w:val="004C3593"/>
    <w:rsid w:val="004C51FF"/>
    <w:rsid w:val="004D74B9"/>
    <w:rsid w:val="004D7F6C"/>
    <w:rsid w:val="004E0EC4"/>
    <w:rsid w:val="004E3932"/>
    <w:rsid w:val="004F66FC"/>
    <w:rsid w:val="00510F72"/>
    <w:rsid w:val="005112DE"/>
    <w:rsid w:val="0051600E"/>
    <w:rsid w:val="00516A38"/>
    <w:rsid w:val="00521722"/>
    <w:rsid w:val="00522DD1"/>
    <w:rsid w:val="005236B9"/>
    <w:rsid w:val="0052503C"/>
    <w:rsid w:val="00532330"/>
    <w:rsid w:val="00540ACB"/>
    <w:rsid w:val="005424BE"/>
    <w:rsid w:val="00543FBB"/>
    <w:rsid w:val="00546C80"/>
    <w:rsid w:val="00550052"/>
    <w:rsid w:val="00550827"/>
    <w:rsid w:val="005516EC"/>
    <w:rsid w:val="00551987"/>
    <w:rsid w:val="00553509"/>
    <w:rsid w:val="0055397B"/>
    <w:rsid w:val="005600DD"/>
    <w:rsid w:val="00563732"/>
    <w:rsid w:val="005716C6"/>
    <w:rsid w:val="00571DF9"/>
    <w:rsid w:val="00575674"/>
    <w:rsid w:val="005836E6"/>
    <w:rsid w:val="005858AD"/>
    <w:rsid w:val="00585ABB"/>
    <w:rsid w:val="00591A8A"/>
    <w:rsid w:val="0059626B"/>
    <w:rsid w:val="00597233"/>
    <w:rsid w:val="005A0052"/>
    <w:rsid w:val="005A0152"/>
    <w:rsid w:val="005A1780"/>
    <w:rsid w:val="005A34DE"/>
    <w:rsid w:val="005A4BC8"/>
    <w:rsid w:val="005B72DD"/>
    <w:rsid w:val="005C56DF"/>
    <w:rsid w:val="005C5BF5"/>
    <w:rsid w:val="005C75CE"/>
    <w:rsid w:val="005D4A90"/>
    <w:rsid w:val="005F7997"/>
    <w:rsid w:val="00605757"/>
    <w:rsid w:val="0060580F"/>
    <w:rsid w:val="0061415D"/>
    <w:rsid w:val="00616DCC"/>
    <w:rsid w:val="00620914"/>
    <w:rsid w:val="006344B8"/>
    <w:rsid w:val="00635A29"/>
    <w:rsid w:val="006377DF"/>
    <w:rsid w:val="0064323A"/>
    <w:rsid w:val="0064580E"/>
    <w:rsid w:val="00651D90"/>
    <w:rsid w:val="00653687"/>
    <w:rsid w:val="00656D0D"/>
    <w:rsid w:val="0066125F"/>
    <w:rsid w:val="00661A40"/>
    <w:rsid w:val="006620D0"/>
    <w:rsid w:val="00664462"/>
    <w:rsid w:val="00672221"/>
    <w:rsid w:val="00673719"/>
    <w:rsid w:val="00675C92"/>
    <w:rsid w:val="00680583"/>
    <w:rsid w:val="006808B8"/>
    <w:rsid w:val="00683C8A"/>
    <w:rsid w:val="00684074"/>
    <w:rsid w:val="00684F29"/>
    <w:rsid w:val="00685587"/>
    <w:rsid w:val="00686969"/>
    <w:rsid w:val="00690834"/>
    <w:rsid w:val="00693BA9"/>
    <w:rsid w:val="006A13E7"/>
    <w:rsid w:val="006A5A19"/>
    <w:rsid w:val="006A70B2"/>
    <w:rsid w:val="006B215A"/>
    <w:rsid w:val="006B470D"/>
    <w:rsid w:val="006B7A8F"/>
    <w:rsid w:val="006C21A1"/>
    <w:rsid w:val="006C3AE7"/>
    <w:rsid w:val="006C4882"/>
    <w:rsid w:val="006D2C94"/>
    <w:rsid w:val="006D3FAD"/>
    <w:rsid w:val="006D4267"/>
    <w:rsid w:val="006D7674"/>
    <w:rsid w:val="006E0C66"/>
    <w:rsid w:val="006E0D9E"/>
    <w:rsid w:val="006E41AA"/>
    <w:rsid w:val="006F099C"/>
    <w:rsid w:val="006F47EF"/>
    <w:rsid w:val="006F76C3"/>
    <w:rsid w:val="00701A77"/>
    <w:rsid w:val="007044BE"/>
    <w:rsid w:val="007145DC"/>
    <w:rsid w:val="00720F74"/>
    <w:rsid w:val="00724B19"/>
    <w:rsid w:val="00725E15"/>
    <w:rsid w:val="00727484"/>
    <w:rsid w:val="00741E1E"/>
    <w:rsid w:val="00747DCF"/>
    <w:rsid w:val="007511E4"/>
    <w:rsid w:val="00752A25"/>
    <w:rsid w:val="007542F4"/>
    <w:rsid w:val="00754E83"/>
    <w:rsid w:val="007572AB"/>
    <w:rsid w:val="00763017"/>
    <w:rsid w:val="007643FB"/>
    <w:rsid w:val="00770A32"/>
    <w:rsid w:val="007712A7"/>
    <w:rsid w:val="007740E2"/>
    <w:rsid w:val="00781ADD"/>
    <w:rsid w:val="00785C87"/>
    <w:rsid w:val="007863E1"/>
    <w:rsid w:val="007925A3"/>
    <w:rsid w:val="00793BFE"/>
    <w:rsid w:val="007956C8"/>
    <w:rsid w:val="00797653"/>
    <w:rsid w:val="007A0300"/>
    <w:rsid w:val="007A26EF"/>
    <w:rsid w:val="007A3B49"/>
    <w:rsid w:val="007A7FF8"/>
    <w:rsid w:val="007B1ED8"/>
    <w:rsid w:val="007C0D20"/>
    <w:rsid w:val="007C2006"/>
    <w:rsid w:val="007C388F"/>
    <w:rsid w:val="007C6D0F"/>
    <w:rsid w:val="007C6D4A"/>
    <w:rsid w:val="007C7C75"/>
    <w:rsid w:val="007D0937"/>
    <w:rsid w:val="007E05F2"/>
    <w:rsid w:val="007E3503"/>
    <w:rsid w:val="007E4105"/>
    <w:rsid w:val="007E44A0"/>
    <w:rsid w:val="007E5FCA"/>
    <w:rsid w:val="007E6718"/>
    <w:rsid w:val="007F0F05"/>
    <w:rsid w:val="007F6C5E"/>
    <w:rsid w:val="00802501"/>
    <w:rsid w:val="008036FC"/>
    <w:rsid w:val="00804168"/>
    <w:rsid w:val="00806E5E"/>
    <w:rsid w:val="00811BD4"/>
    <w:rsid w:val="00813689"/>
    <w:rsid w:val="00816377"/>
    <w:rsid w:val="00820189"/>
    <w:rsid w:val="0082098E"/>
    <w:rsid w:val="00822241"/>
    <w:rsid w:val="00822F9A"/>
    <w:rsid w:val="0082541B"/>
    <w:rsid w:val="00830946"/>
    <w:rsid w:val="008332B9"/>
    <w:rsid w:val="00836845"/>
    <w:rsid w:val="00844950"/>
    <w:rsid w:val="00851E19"/>
    <w:rsid w:val="008529BC"/>
    <w:rsid w:val="0085366A"/>
    <w:rsid w:val="00856B56"/>
    <w:rsid w:val="00865755"/>
    <w:rsid w:val="00870041"/>
    <w:rsid w:val="008700F1"/>
    <w:rsid w:val="008765D5"/>
    <w:rsid w:val="00876942"/>
    <w:rsid w:val="00877AB0"/>
    <w:rsid w:val="00882BE2"/>
    <w:rsid w:val="008836C7"/>
    <w:rsid w:val="008A0806"/>
    <w:rsid w:val="008B0105"/>
    <w:rsid w:val="008B515D"/>
    <w:rsid w:val="008B52B7"/>
    <w:rsid w:val="008B68CA"/>
    <w:rsid w:val="008C3978"/>
    <w:rsid w:val="008E30E9"/>
    <w:rsid w:val="008E3E48"/>
    <w:rsid w:val="008E58CD"/>
    <w:rsid w:val="008E6002"/>
    <w:rsid w:val="008E6F0D"/>
    <w:rsid w:val="00901A95"/>
    <w:rsid w:val="0090758C"/>
    <w:rsid w:val="009102E9"/>
    <w:rsid w:val="00910A1F"/>
    <w:rsid w:val="009144D3"/>
    <w:rsid w:val="009264D0"/>
    <w:rsid w:val="00930864"/>
    <w:rsid w:val="0093161F"/>
    <w:rsid w:val="0094103B"/>
    <w:rsid w:val="0095001E"/>
    <w:rsid w:val="0095244A"/>
    <w:rsid w:val="00960927"/>
    <w:rsid w:val="00971079"/>
    <w:rsid w:val="00980218"/>
    <w:rsid w:val="00981EF6"/>
    <w:rsid w:val="0098343D"/>
    <w:rsid w:val="00984CF6"/>
    <w:rsid w:val="00987306"/>
    <w:rsid w:val="00987CB9"/>
    <w:rsid w:val="00990842"/>
    <w:rsid w:val="009924F6"/>
    <w:rsid w:val="00996EF7"/>
    <w:rsid w:val="00997C2A"/>
    <w:rsid w:val="009B5595"/>
    <w:rsid w:val="009C2F62"/>
    <w:rsid w:val="009C3125"/>
    <w:rsid w:val="009C3D55"/>
    <w:rsid w:val="009C613E"/>
    <w:rsid w:val="009D1FCA"/>
    <w:rsid w:val="009D4AA5"/>
    <w:rsid w:val="009D501E"/>
    <w:rsid w:val="009F6B91"/>
    <w:rsid w:val="00A12B90"/>
    <w:rsid w:val="00A20E5D"/>
    <w:rsid w:val="00A24071"/>
    <w:rsid w:val="00A25FEF"/>
    <w:rsid w:val="00A26421"/>
    <w:rsid w:val="00A30681"/>
    <w:rsid w:val="00A31BED"/>
    <w:rsid w:val="00A350A6"/>
    <w:rsid w:val="00A400ED"/>
    <w:rsid w:val="00A436B4"/>
    <w:rsid w:val="00A43AFF"/>
    <w:rsid w:val="00A4653D"/>
    <w:rsid w:val="00A46775"/>
    <w:rsid w:val="00A506D2"/>
    <w:rsid w:val="00A507E5"/>
    <w:rsid w:val="00A528CC"/>
    <w:rsid w:val="00A642DB"/>
    <w:rsid w:val="00A66F34"/>
    <w:rsid w:val="00A70DCF"/>
    <w:rsid w:val="00A71BE0"/>
    <w:rsid w:val="00A749C0"/>
    <w:rsid w:val="00A76764"/>
    <w:rsid w:val="00A7751A"/>
    <w:rsid w:val="00A8187F"/>
    <w:rsid w:val="00A828DF"/>
    <w:rsid w:val="00A83C25"/>
    <w:rsid w:val="00A97C9B"/>
    <w:rsid w:val="00AB190D"/>
    <w:rsid w:val="00AB1D47"/>
    <w:rsid w:val="00AB3080"/>
    <w:rsid w:val="00AB5B01"/>
    <w:rsid w:val="00AC10EA"/>
    <w:rsid w:val="00AC7E7A"/>
    <w:rsid w:val="00AD3480"/>
    <w:rsid w:val="00AD5DD1"/>
    <w:rsid w:val="00AD70DC"/>
    <w:rsid w:val="00AE0AD7"/>
    <w:rsid w:val="00AE5518"/>
    <w:rsid w:val="00AF333D"/>
    <w:rsid w:val="00AF5A57"/>
    <w:rsid w:val="00AF611E"/>
    <w:rsid w:val="00AF771A"/>
    <w:rsid w:val="00B04DE6"/>
    <w:rsid w:val="00B07D5E"/>
    <w:rsid w:val="00B1026A"/>
    <w:rsid w:val="00B11B23"/>
    <w:rsid w:val="00B21E66"/>
    <w:rsid w:val="00B24815"/>
    <w:rsid w:val="00B258D6"/>
    <w:rsid w:val="00B2682E"/>
    <w:rsid w:val="00B26890"/>
    <w:rsid w:val="00B31BAE"/>
    <w:rsid w:val="00B32ABB"/>
    <w:rsid w:val="00B33FEC"/>
    <w:rsid w:val="00B44CF6"/>
    <w:rsid w:val="00B44D1C"/>
    <w:rsid w:val="00B479E6"/>
    <w:rsid w:val="00B52227"/>
    <w:rsid w:val="00B5302A"/>
    <w:rsid w:val="00B53189"/>
    <w:rsid w:val="00B608B3"/>
    <w:rsid w:val="00B62692"/>
    <w:rsid w:val="00B73698"/>
    <w:rsid w:val="00B8044C"/>
    <w:rsid w:val="00B81256"/>
    <w:rsid w:val="00B81E4A"/>
    <w:rsid w:val="00BA1F3E"/>
    <w:rsid w:val="00BA3BB9"/>
    <w:rsid w:val="00BB4D50"/>
    <w:rsid w:val="00BB7AF5"/>
    <w:rsid w:val="00BC0020"/>
    <w:rsid w:val="00BC2DA3"/>
    <w:rsid w:val="00BC40ED"/>
    <w:rsid w:val="00BD2A85"/>
    <w:rsid w:val="00BD556D"/>
    <w:rsid w:val="00BE0897"/>
    <w:rsid w:val="00BE2EC0"/>
    <w:rsid w:val="00BE5789"/>
    <w:rsid w:val="00BE7DD2"/>
    <w:rsid w:val="00BF0F15"/>
    <w:rsid w:val="00BF2E3A"/>
    <w:rsid w:val="00BF3095"/>
    <w:rsid w:val="00BF4302"/>
    <w:rsid w:val="00BF589A"/>
    <w:rsid w:val="00BF7EBC"/>
    <w:rsid w:val="00C017F0"/>
    <w:rsid w:val="00C072FF"/>
    <w:rsid w:val="00C1186A"/>
    <w:rsid w:val="00C16E96"/>
    <w:rsid w:val="00C17C46"/>
    <w:rsid w:val="00C22BED"/>
    <w:rsid w:val="00C23A34"/>
    <w:rsid w:val="00C24A37"/>
    <w:rsid w:val="00C26536"/>
    <w:rsid w:val="00C3125B"/>
    <w:rsid w:val="00C32AD9"/>
    <w:rsid w:val="00C37334"/>
    <w:rsid w:val="00C411A1"/>
    <w:rsid w:val="00C43762"/>
    <w:rsid w:val="00C46558"/>
    <w:rsid w:val="00C47881"/>
    <w:rsid w:val="00C510D8"/>
    <w:rsid w:val="00C5306E"/>
    <w:rsid w:val="00C628AD"/>
    <w:rsid w:val="00C64DE1"/>
    <w:rsid w:val="00C66A4D"/>
    <w:rsid w:val="00C76B4C"/>
    <w:rsid w:val="00C7735C"/>
    <w:rsid w:val="00C84423"/>
    <w:rsid w:val="00C85805"/>
    <w:rsid w:val="00C906E6"/>
    <w:rsid w:val="00C91613"/>
    <w:rsid w:val="00C931D7"/>
    <w:rsid w:val="00CA0603"/>
    <w:rsid w:val="00CA51CC"/>
    <w:rsid w:val="00CA5DAD"/>
    <w:rsid w:val="00CA6066"/>
    <w:rsid w:val="00CB354A"/>
    <w:rsid w:val="00CC2C47"/>
    <w:rsid w:val="00CC649C"/>
    <w:rsid w:val="00CE06C0"/>
    <w:rsid w:val="00CE2E3F"/>
    <w:rsid w:val="00CE6802"/>
    <w:rsid w:val="00CF17BD"/>
    <w:rsid w:val="00CF32BA"/>
    <w:rsid w:val="00D11990"/>
    <w:rsid w:val="00D12594"/>
    <w:rsid w:val="00D1319D"/>
    <w:rsid w:val="00D26F3F"/>
    <w:rsid w:val="00D277CE"/>
    <w:rsid w:val="00D32E69"/>
    <w:rsid w:val="00D34153"/>
    <w:rsid w:val="00D34FBE"/>
    <w:rsid w:val="00D428BA"/>
    <w:rsid w:val="00D4496D"/>
    <w:rsid w:val="00D5262D"/>
    <w:rsid w:val="00D54467"/>
    <w:rsid w:val="00D5630A"/>
    <w:rsid w:val="00D5769A"/>
    <w:rsid w:val="00D61DFA"/>
    <w:rsid w:val="00D62C82"/>
    <w:rsid w:val="00D65443"/>
    <w:rsid w:val="00D65AD0"/>
    <w:rsid w:val="00D66576"/>
    <w:rsid w:val="00D719FF"/>
    <w:rsid w:val="00D76508"/>
    <w:rsid w:val="00D84696"/>
    <w:rsid w:val="00D84802"/>
    <w:rsid w:val="00D87550"/>
    <w:rsid w:val="00D91BD2"/>
    <w:rsid w:val="00D93401"/>
    <w:rsid w:val="00D94D83"/>
    <w:rsid w:val="00DA2745"/>
    <w:rsid w:val="00DA2EBE"/>
    <w:rsid w:val="00DA6D97"/>
    <w:rsid w:val="00DB10F4"/>
    <w:rsid w:val="00DB21CE"/>
    <w:rsid w:val="00DB5ED5"/>
    <w:rsid w:val="00DB7611"/>
    <w:rsid w:val="00DC4839"/>
    <w:rsid w:val="00DD7E7F"/>
    <w:rsid w:val="00DE2605"/>
    <w:rsid w:val="00DE6572"/>
    <w:rsid w:val="00DE6A8E"/>
    <w:rsid w:val="00DE6F57"/>
    <w:rsid w:val="00DF008B"/>
    <w:rsid w:val="00DF06DD"/>
    <w:rsid w:val="00DF4C9F"/>
    <w:rsid w:val="00E028B9"/>
    <w:rsid w:val="00E028CD"/>
    <w:rsid w:val="00E03181"/>
    <w:rsid w:val="00E0559C"/>
    <w:rsid w:val="00E0591B"/>
    <w:rsid w:val="00E06926"/>
    <w:rsid w:val="00E06F3A"/>
    <w:rsid w:val="00E12D19"/>
    <w:rsid w:val="00E13840"/>
    <w:rsid w:val="00E166A0"/>
    <w:rsid w:val="00E21367"/>
    <w:rsid w:val="00E21B16"/>
    <w:rsid w:val="00E26630"/>
    <w:rsid w:val="00E31F70"/>
    <w:rsid w:val="00E331C9"/>
    <w:rsid w:val="00E342D5"/>
    <w:rsid w:val="00E34D8E"/>
    <w:rsid w:val="00E40402"/>
    <w:rsid w:val="00E408E2"/>
    <w:rsid w:val="00E461FF"/>
    <w:rsid w:val="00E51F40"/>
    <w:rsid w:val="00E55684"/>
    <w:rsid w:val="00E567FE"/>
    <w:rsid w:val="00E60E93"/>
    <w:rsid w:val="00E65473"/>
    <w:rsid w:val="00E6690E"/>
    <w:rsid w:val="00E67D63"/>
    <w:rsid w:val="00E7277B"/>
    <w:rsid w:val="00E83696"/>
    <w:rsid w:val="00E86777"/>
    <w:rsid w:val="00E91BC8"/>
    <w:rsid w:val="00E9506E"/>
    <w:rsid w:val="00EA069B"/>
    <w:rsid w:val="00EA1F97"/>
    <w:rsid w:val="00EA3393"/>
    <w:rsid w:val="00EA3964"/>
    <w:rsid w:val="00EA47CD"/>
    <w:rsid w:val="00EA65F9"/>
    <w:rsid w:val="00EA7286"/>
    <w:rsid w:val="00EA73FA"/>
    <w:rsid w:val="00EB25B3"/>
    <w:rsid w:val="00EB7CEC"/>
    <w:rsid w:val="00ED0897"/>
    <w:rsid w:val="00ED124B"/>
    <w:rsid w:val="00ED6602"/>
    <w:rsid w:val="00EE3DB9"/>
    <w:rsid w:val="00EE5782"/>
    <w:rsid w:val="00EE778F"/>
    <w:rsid w:val="00EF6F66"/>
    <w:rsid w:val="00F0184B"/>
    <w:rsid w:val="00F01AC5"/>
    <w:rsid w:val="00F04655"/>
    <w:rsid w:val="00F06626"/>
    <w:rsid w:val="00F10FB6"/>
    <w:rsid w:val="00F1523E"/>
    <w:rsid w:val="00F15EB3"/>
    <w:rsid w:val="00F1780C"/>
    <w:rsid w:val="00F219BA"/>
    <w:rsid w:val="00F240BB"/>
    <w:rsid w:val="00F26D81"/>
    <w:rsid w:val="00F27718"/>
    <w:rsid w:val="00F34CF2"/>
    <w:rsid w:val="00F41C82"/>
    <w:rsid w:val="00F43072"/>
    <w:rsid w:val="00F43787"/>
    <w:rsid w:val="00F45A23"/>
    <w:rsid w:val="00F528CC"/>
    <w:rsid w:val="00F56E95"/>
    <w:rsid w:val="00F60B1F"/>
    <w:rsid w:val="00F615C2"/>
    <w:rsid w:val="00F61821"/>
    <w:rsid w:val="00F62BAC"/>
    <w:rsid w:val="00F72ECB"/>
    <w:rsid w:val="00F75F46"/>
    <w:rsid w:val="00F7724E"/>
    <w:rsid w:val="00F83367"/>
    <w:rsid w:val="00F8494A"/>
    <w:rsid w:val="00F97E9C"/>
    <w:rsid w:val="00FA08E8"/>
    <w:rsid w:val="00FA273F"/>
    <w:rsid w:val="00FB051C"/>
    <w:rsid w:val="00FB71B9"/>
    <w:rsid w:val="00FD41E5"/>
    <w:rsid w:val="00FD4C6B"/>
    <w:rsid w:val="00FD5D53"/>
    <w:rsid w:val="00FE38E0"/>
    <w:rsid w:val="00FF262A"/>
    <w:rsid w:val="00FF38CF"/>
    <w:rsid w:val="00FF4637"/>
    <w:rsid w:val="00FF69DB"/>
    <w:rsid w:val="00FF6C8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7735C"/>
    <w:rPr>
      <w:rFonts w:ascii="Arial" w:hAnsi="Arial"/>
      <w:sz w:val="24"/>
      <w:lang w:val="es-ES_tradnl"/>
    </w:rPr>
  </w:style>
  <w:style w:type="paragraph" w:styleId="Ttulo1">
    <w:name w:val="heading 1"/>
    <w:basedOn w:val="Normal"/>
    <w:next w:val="Normal"/>
    <w:qFormat/>
    <w:rsid w:val="00752A25"/>
    <w:pPr>
      <w:keepNext/>
      <w:numPr>
        <w:numId w:val="2"/>
      </w:numPr>
      <w:spacing w:before="240" w:after="60"/>
      <w:outlineLvl w:val="0"/>
    </w:pPr>
    <w:rPr>
      <w:rFonts w:cs="Arial"/>
      <w:b/>
      <w:bCs/>
      <w:kern w:val="32"/>
      <w:sz w:val="32"/>
      <w:szCs w:val="32"/>
    </w:rPr>
  </w:style>
  <w:style w:type="paragraph" w:styleId="Ttulo2">
    <w:name w:val="heading 2"/>
    <w:basedOn w:val="Normal"/>
    <w:next w:val="Normal"/>
    <w:qFormat/>
    <w:rsid w:val="00752A25"/>
    <w:pPr>
      <w:keepNext/>
      <w:numPr>
        <w:ilvl w:val="1"/>
        <w:numId w:val="2"/>
      </w:numPr>
      <w:spacing w:before="240" w:after="60"/>
      <w:outlineLvl w:val="1"/>
    </w:pPr>
    <w:rPr>
      <w:rFonts w:cs="Arial"/>
      <w:b/>
      <w:bCs/>
      <w:i/>
      <w:iCs/>
      <w:sz w:val="28"/>
      <w:szCs w:val="28"/>
    </w:rPr>
  </w:style>
  <w:style w:type="paragraph" w:styleId="Ttulo3">
    <w:name w:val="heading 3"/>
    <w:basedOn w:val="Normal"/>
    <w:next w:val="Normal"/>
    <w:qFormat/>
    <w:rsid w:val="00752A25"/>
    <w:pPr>
      <w:keepNext/>
      <w:numPr>
        <w:ilvl w:val="2"/>
        <w:numId w:val="2"/>
      </w:numPr>
      <w:spacing w:before="240" w:after="60"/>
      <w:outlineLvl w:val="2"/>
    </w:pPr>
    <w:rPr>
      <w:rFonts w:ascii="Times New Roman" w:hAnsi="Times New Roman"/>
      <w:b/>
    </w:rPr>
  </w:style>
  <w:style w:type="paragraph" w:styleId="Ttulo4">
    <w:name w:val="heading 4"/>
    <w:basedOn w:val="Normal"/>
    <w:next w:val="Normal"/>
    <w:qFormat/>
    <w:rsid w:val="002D485C"/>
    <w:pPr>
      <w:tabs>
        <w:tab w:val="num" w:pos="0"/>
      </w:tabs>
      <w:spacing w:before="240" w:after="240"/>
      <w:outlineLvl w:val="3"/>
    </w:pPr>
    <w:rPr>
      <w:b/>
      <w:sz w:val="22"/>
      <w:lang w:eastAsia="zh-CN"/>
    </w:rPr>
  </w:style>
  <w:style w:type="paragraph" w:styleId="Ttulo5">
    <w:name w:val="heading 5"/>
    <w:basedOn w:val="Normal"/>
    <w:next w:val="Normal"/>
    <w:qFormat/>
    <w:rsid w:val="00752A25"/>
    <w:pPr>
      <w:keepNext/>
      <w:numPr>
        <w:ilvl w:val="4"/>
        <w:numId w:val="2"/>
      </w:numPr>
      <w:ind w:right="-1"/>
      <w:outlineLvl w:val="4"/>
    </w:pPr>
    <w:rPr>
      <w:rFonts w:ascii="Times New Roman" w:hAnsi="Times New Roman"/>
      <w:b/>
      <w:sz w:val="32"/>
    </w:rPr>
  </w:style>
  <w:style w:type="paragraph" w:styleId="Ttulo6">
    <w:name w:val="heading 6"/>
    <w:aliases w:val="TITULO6"/>
    <w:basedOn w:val="Normal"/>
    <w:next w:val="Normal"/>
    <w:qFormat/>
    <w:rsid w:val="002D485C"/>
    <w:pPr>
      <w:tabs>
        <w:tab w:val="num" w:pos="0"/>
      </w:tabs>
      <w:spacing w:before="240" w:after="60"/>
      <w:jc w:val="both"/>
      <w:outlineLvl w:val="5"/>
    </w:pPr>
    <w:rPr>
      <w:i/>
      <w:sz w:val="22"/>
      <w:lang w:eastAsia="zh-CN"/>
    </w:rPr>
  </w:style>
  <w:style w:type="paragraph" w:styleId="Ttulo7">
    <w:name w:val="heading 7"/>
    <w:aliases w:val="TITULO7"/>
    <w:basedOn w:val="Normal"/>
    <w:next w:val="Normal"/>
    <w:qFormat/>
    <w:rsid w:val="00752A25"/>
    <w:pPr>
      <w:keepNext/>
      <w:numPr>
        <w:ilvl w:val="6"/>
        <w:numId w:val="2"/>
      </w:numPr>
      <w:tabs>
        <w:tab w:val="left" w:pos="426"/>
        <w:tab w:val="left" w:pos="4820"/>
        <w:tab w:val="left" w:pos="5387"/>
        <w:tab w:val="left" w:pos="9071"/>
      </w:tabs>
      <w:ind w:right="-1"/>
      <w:jc w:val="both"/>
      <w:outlineLvl w:val="6"/>
    </w:pPr>
    <w:rPr>
      <w:rFonts w:ascii="Times New Roman" w:hAnsi="Times New Roman"/>
      <w:b/>
    </w:rPr>
  </w:style>
  <w:style w:type="paragraph" w:styleId="Ttulo8">
    <w:name w:val="heading 8"/>
    <w:aliases w:val="TITULO8"/>
    <w:basedOn w:val="Normal"/>
    <w:next w:val="Normal"/>
    <w:qFormat/>
    <w:rsid w:val="002D485C"/>
    <w:pPr>
      <w:tabs>
        <w:tab w:val="num" w:pos="0"/>
      </w:tabs>
      <w:spacing w:before="240" w:after="60"/>
      <w:jc w:val="both"/>
      <w:outlineLvl w:val="7"/>
    </w:pPr>
    <w:rPr>
      <w:i/>
      <w:sz w:val="20"/>
      <w:lang w:eastAsia="zh-CN"/>
    </w:rPr>
  </w:style>
  <w:style w:type="paragraph" w:styleId="Ttulo9">
    <w:name w:val="heading 9"/>
    <w:aliases w:val="TITULO9"/>
    <w:basedOn w:val="Normal"/>
    <w:next w:val="Normal"/>
    <w:qFormat/>
    <w:rsid w:val="002D485C"/>
    <w:pPr>
      <w:tabs>
        <w:tab w:val="num" w:pos="0"/>
      </w:tabs>
      <w:spacing w:before="240" w:after="60"/>
      <w:jc w:val="both"/>
      <w:outlineLvl w:val="8"/>
    </w:pPr>
    <w:rPr>
      <w:i/>
      <w:sz w:val="18"/>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52A25"/>
    <w:pPr>
      <w:tabs>
        <w:tab w:val="center" w:pos="4252"/>
        <w:tab w:val="right" w:pos="8504"/>
      </w:tabs>
    </w:pPr>
  </w:style>
  <w:style w:type="paragraph" w:styleId="Piedepgina">
    <w:name w:val="footer"/>
    <w:basedOn w:val="Normal"/>
    <w:link w:val="PiedepginaCar"/>
    <w:uiPriority w:val="99"/>
    <w:rsid w:val="00DD7E7F"/>
    <w:pPr>
      <w:tabs>
        <w:tab w:val="center" w:pos="4252"/>
        <w:tab w:val="right" w:pos="8504"/>
      </w:tabs>
    </w:pPr>
  </w:style>
  <w:style w:type="character" w:styleId="Nmerodepgina">
    <w:name w:val="page number"/>
    <w:basedOn w:val="Fuentedeprrafopredeter"/>
    <w:rsid w:val="00752A25"/>
  </w:style>
  <w:style w:type="paragraph" w:styleId="Textoindependiente">
    <w:name w:val="Body Text"/>
    <w:basedOn w:val="Normal"/>
    <w:rsid w:val="00752A25"/>
    <w:pPr>
      <w:tabs>
        <w:tab w:val="left" w:pos="426"/>
        <w:tab w:val="left" w:pos="4820"/>
        <w:tab w:val="left" w:pos="5387"/>
        <w:tab w:val="left" w:pos="8505"/>
        <w:tab w:val="left" w:pos="8647"/>
        <w:tab w:val="left" w:pos="8931"/>
      </w:tabs>
      <w:ind w:right="425"/>
      <w:jc w:val="both"/>
    </w:pPr>
    <w:rPr>
      <w:rFonts w:ascii="Times New Roman" w:hAnsi="Times New Roman"/>
    </w:rPr>
  </w:style>
  <w:style w:type="paragraph" w:styleId="Textoindependiente2">
    <w:name w:val="Body Text 2"/>
    <w:basedOn w:val="Normal"/>
    <w:rsid w:val="00752A25"/>
    <w:pPr>
      <w:tabs>
        <w:tab w:val="left" w:pos="426"/>
        <w:tab w:val="left" w:pos="4820"/>
        <w:tab w:val="left" w:pos="5387"/>
        <w:tab w:val="left" w:pos="8647"/>
        <w:tab w:val="left" w:pos="9214"/>
      </w:tabs>
      <w:ind w:right="424"/>
      <w:jc w:val="both"/>
    </w:pPr>
    <w:rPr>
      <w:rFonts w:ascii="Times New Roman" w:hAnsi="Times New Roman"/>
    </w:rPr>
  </w:style>
  <w:style w:type="character" w:customStyle="1" w:styleId="EstiloCorreo201">
    <w:name w:val="EstiloCorreo20"/>
    <w:aliases w:val="EstiloCorreo20"/>
    <w:basedOn w:val="Fuentedeprrafopredeter"/>
    <w:semiHidden/>
    <w:personal/>
    <w:rsid w:val="00752A25"/>
    <w:rPr>
      <w:rFonts w:ascii="Arial" w:hAnsi="Arial" w:cs="Arial"/>
      <w:color w:val="000080"/>
      <w:sz w:val="20"/>
    </w:rPr>
  </w:style>
  <w:style w:type="paragraph" w:styleId="NormalWeb">
    <w:name w:val="Normal (Web)"/>
    <w:basedOn w:val="Normal"/>
    <w:rsid w:val="00752A25"/>
    <w:pPr>
      <w:spacing w:before="100" w:beforeAutospacing="1" w:after="100" w:afterAutospacing="1"/>
    </w:pPr>
    <w:rPr>
      <w:rFonts w:ascii="Times New Roman" w:hAnsi="Times New Roman"/>
      <w:szCs w:val="24"/>
      <w:lang w:val="es-ES"/>
    </w:rPr>
  </w:style>
  <w:style w:type="character" w:customStyle="1" w:styleId="bodytext">
    <w:name w:val="bodytext"/>
    <w:basedOn w:val="Fuentedeprrafopredeter"/>
    <w:rsid w:val="00752A25"/>
  </w:style>
  <w:style w:type="paragraph" w:styleId="Sangra3detindependiente">
    <w:name w:val="Body Text Indent 3"/>
    <w:basedOn w:val="Normal"/>
    <w:rsid w:val="00752A25"/>
    <w:pPr>
      <w:widowControl w:val="0"/>
      <w:spacing w:after="120"/>
      <w:ind w:left="283"/>
    </w:pPr>
    <w:rPr>
      <w:sz w:val="16"/>
      <w:szCs w:val="16"/>
      <w:lang w:val="de-DE"/>
    </w:rPr>
  </w:style>
  <w:style w:type="paragraph" w:styleId="Textoindependiente3">
    <w:name w:val="Body Text 3"/>
    <w:basedOn w:val="Normal"/>
    <w:rsid w:val="00752A25"/>
    <w:pPr>
      <w:spacing w:after="120"/>
    </w:pPr>
    <w:rPr>
      <w:sz w:val="16"/>
      <w:szCs w:val="16"/>
    </w:rPr>
  </w:style>
  <w:style w:type="character" w:styleId="Hipervnculo">
    <w:name w:val="Hyperlink"/>
    <w:basedOn w:val="Fuentedeprrafopredeter"/>
    <w:rsid w:val="00AE5518"/>
    <w:rPr>
      <w:color w:val="0000FF"/>
      <w:u w:val="single"/>
    </w:rPr>
  </w:style>
  <w:style w:type="numbering" w:styleId="111111">
    <w:name w:val="Outline List 2"/>
    <w:aliases w:val="1 / 1.1"/>
    <w:basedOn w:val="Sinlista"/>
    <w:rsid w:val="006377DF"/>
    <w:pPr>
      <w:numPr>
        <w:numId w:val="1"/>
      </w:numPr>
    </w:pPr>
  </w:style>
  <w:style w:type="paragraph" w:styleId="Sangra2detindependiente">
    <w:name w:val="Body Text Indent 2"/>
    <w:basedOn w:val="Normal"/>
    <w:rsid w:val="0043626C"/>
    <w:pPr>
      <w:spacing w:after="120" w:line="480" w:lineRule="auto"/>
      <w:ind w:left="283"/>
    </w:pPr>
  </w:style>
  <w:style w:type="paragraph" w:customStyle="1" w:styleId="Texto1">
    <w:name w:val="Texto1"/>
    <w:basedOn w:val="Normal"/>
    <w:rsid w:val="0043626C"/>
    <w:pPr>
      <w:spacing w:before="120"/>
    </w:pPr>
    <w:rPr>
      <w:lang w:eastAsia="zh-CN"/>
    </w:rPr>
  </w:style>
  <w:style w:type="paragraph" w:customStyle="1" w:styleId="GRUPO">
    <w:name w:val="GRUPO"/>
    <w:basedOn w:val="Normal"/>
    <w:next w:val="NOMBRE"/>
    <w:rsid w:val="00FB71B9"/>
    <w:pPr>
      <w:jc w:val="center"/>
    </w:pPr>
    <w:rPr>
      <w:b/>
      <w:sz w:val="36"/>
      <w:lang w:eastAsia="zh-CN"/>
    </w:rPr>
  </w:style>
  <w:style w:type="paragraph" w:customStyle="1" w:styleId="NOMBRE">
    <w:name w:val="NOMBRE"/>
    <w:basedOn w:val="Normal"/>
    <w:next w:val="GRUPO"/>
    <w:rsid w:val="00FB71B9"/>
    <w:pPr>
      <w:jc w:val="center"/>
    </w:pPr>
    <w:rPr>
      <w:b/>
      <w:sz w:val="28"/>
      <w:lang w:eastAsia="zh-CN"/>
    </w:rPr>
  </w:style>
  <w:style w:type="paragraph" w:customStyle="1" w:styleId="Estilo1">
    <w:name w:val="Estilo1"/>
    <w:basedOn w:val="Normal"/>
    <w:autoRedefine/>
    <w:rsid w:val="00910A1F"/>
    <w:pPr>
      <w:numPr>
        <w:numId w:val="3"/>
      </w:numPr>
      <w:tabs>
        <w:tab w:val="left" w:pos="426"/>
        <w:tab w:val="left" w:pos="4820"/>
        <w:tab w:val="left" w:pos="5387"/>
        <w:tab w:val="left" w:pos="8931"/>
        <w:tab w:val="left" w:pos="9071"/>
      </w:tabs>
      <w:ind w:right="-1"/>
    </w:pPr>
    <w:rPr>
      <w:rFonts w:cs="Arial"/>
      <w:b/>
      <w:sz w:val="28"/>
      <w:szCs w:val="28"/>
    </w:rPr>
  </w:style>
  <w:style w:type="paragraph" w:styleId="TDC1">
    <w:name w:val="toc 1"/>
    <w:basedOn w:val="Normal"/>
    <w:next w:val="Normal"/>
    <w:autoRedefine/>
    <w:uiPriority w:val="39"/>
    <w:rsid w:val="0064580E"/>
    <w:pPr>
      <w:tabs>
        <w:tab w:val="left" w:pos="480"/>
        <w:tab w:val="right" w:leader="dot" w:pos="9627"/>
      </w:tabs>
      <w:spacing w:line="360" w:lineRule="auto"/>
    </w:pPr>
    <w:rPr>
      <w:b/>
      <w:noProof/>
    </w:rPr>
  </w:style>
  <w:style w:type="paragraph" w:customStyle="1" w:styleId="Estilo2">
    <w:name w:val="Estilo 2"/>
    <w:basedOn w:val="Normal"/>
    <w:autoRedefine/>
    <w:rsid w:val="00D34FBE"/>
    <w:pPr>
      <w:numPr>
        <w:ilvl w:val="1"/>
        <w:numId w:val="3"/>
      </w:numPr>
      <w:tabs>
        <w:tab w:val="clear" w:pos="1440"/>
        <w:tab w:val="left" w:pos="425"/>
        <w:tab w:val="num" w:pos="810"/>
      </w:tabs>
    </w:pPr>
    <w:rPr>
      <w:b/>
    </w:rPr>
  </w:style>
  <w:style w:type="paragraph" w:styleId="TDC2">
    <w:name w:val="toc 2"/>
    <w:basedOn w:val="Normal"/>
    <w:next w:val="Normal"/>
    <w:autoRedefine/>
    <w:uiPriority w:val="39"/>
    <w:rsid w:val="00481623"/>
    <w:pPr>
      <w:ind w:left="240"/>
    </w:pPr>
  </w:style>
  <w:style w:type="paragraph" w:styleId="Textodeglobo">
    <w:name w:val="Balloon Text"/>
    <w:basedOn w:val="Normal"/>
    <w:link w:val="TextodegloboCar"/>
    <w:rsid w:val="00CA51CC"/>
    <w:rPr>
      <w:rFonts w:ascii="Tahoma" w:hAnsi="Tahoma" w:cs="Tahoma"/>
      <w:sz w:val="16"/>
      <w:szCs w:val="16"/>
    </w:rPr>
  </w:style>
  <w:style w:type="character" w:customStyle="1" w:styleId="TextodegloboCar">
    <w:name w:val="Texto de globo Car"/>
    <w:basedOn w:val="Fuentedeprrafopredeter"/>
    <w:link w:val="Textodeglobo"/>
    <w:rsid w:val="00CA51CC"/>
    <w:rPr>
      <w:rFonts w:ascii="Tahoma" w:hAnsi="Tahoma" w:cs="Tahoma"/>
      <w:sz w:val="16"/>
      <w:szCs w:val="16"/>
      <w:lang w:val="es-ES_tradnl"/>
    </w:rPr>
  </w:style>
  <w:style w:type="paragraph" w:customStyle="1" w:styleId="Texto2">
    <w:name w:val="Texto2"/>
    <w:basedOn w:val="Normal"/>
    <w:rsid w:val="00CA51CC"/>
    <w:pPr>
      <w:spacing w:line="360" w:lineRule="auto"/>
      <w:ind w:left="567"/>
      <w:jc w:val="both"/>
    </w:pPr>
    <w:rPr>
      <w:lang w:eastAsia="zh-CN"/>
    </w:rPr>
  </w:style>
  <w:style w:type="paragraph" w:customStyle="1" w:styleId="Normal0">
    <w:name w:val="Normal0"/>
    <w:basedOn w:val="Normal"/>
    <w:rsid w:val="00CA51CC"/>
    <w:pPr>
      <w:ind w:left="284" w:firstLine="283"/>
      <w:jc w:val="both"/>
    </w:pPr>
    <w:rPr>
      <w:sz w:val="22"/>
    </w:rPr>
  </w:style>
  <w:style w:type="paragraph" w:customStyle="1" w:styleId="BoloT31">
    <w:name w:val="BoloT31"/>
    <w:basedOn w:val="Normal"/>
    <w:rsid w:val="00720F74"/>
    <w:pPr>
      <w:spacing w:before="120" w:after="120"/>
      <w:ind w:left="1418"/>
      <w:jc w:val="both"/>
    </w:pPr>
    <w:rPr>
      <w:lang w:eastAsia="zh-CN"/>
    </w:rPr>
  </w:style>
  <w:style w:type="character" w:customStyle="1" w:styleId="EncabezadoCar">
    <w:name w:val="Encabezado Car"/>
    <w:basedOn w:val="Fuentedeprrafopredeter"/>
    <w:link w:val="Encabezado"/>
    <w:uiPriority w:val="99"/>
    <w:rsid w:val="002D4943"/>
    <w:rPr>
      <w:rFonts w:ascii="Arial" w:hAnsi="Arial"/>
      <w:sz w:val="24"/>
      <w:lang w:val="es-ES_tradnl"/>
    </w:rPr>
  </w:style>
  <w:style w:type="character" w:customStyle="1" w:styleId="PiedepginaCar">
    <w:name w:val="Pie de página Car"/>
    <w:basedOn w:val="Fuentedeprrafopredeter"/>
    <w:link w:val="Piedepgina"/>
    <w:uiPriority w:val="99"/>
    <w:rsid w:val="00DD7E7F"/>
    <w:rPr>
      <w:rFonts w:ascii="Arial" w:hAnsi="Arial"/>
      <w:sz w:val="24"/>
      <w:lang w:val="es-ES_tradnl"/>
    </w:rPr>
  </w:style>
  <w:style w:type="table" w:styleId="Tablaconcuadrcula">
    <w:name w:val="Table Grid"/>
    <w:basedOn w:val="Tablanormal"/>
    <w:uiPriority w:val="59"/>
    <w:rsid w:val="006E0C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o3">
    <w:name w:val="Texto3"/>
    <w:basedOn w:val="Normal"/>
    <w:rsid w:val="00CC2C47"/>
    <w:pPr>
      <w:spacing w:before="120" w:line="360" w:lineRule="auto"/>
      <w:ind w:left="851"/>
      <w:jc w:val="both"/>
    </w:pPr>
    <w:rPr>
      <w:rFonts w:ascii="Times New Roman" w:hAnsi="Times New Roman"/>
    </w:rPr>
  </w:style>
  <w:style w:type="paragraph" w:customStyle="1" w:styleId="Texto2CarCar">
    <w:name w:val="Texto2 Car Car"/>
    <w:basedOn w:val="Normal"/>
    <w:link w:val="Texto2CarCarCar"/>
    <w:rsid w:val="00CC2C47"/>
    <w:pPr>
      <w:spacing w:before="120" w:line="360" w:lineRule="atLeast"/>
      <w:ind w:left="567"/>
      <w:jc w:val="both"/>
    </w:pPr>
    <w:rPr>
      <w:rFonts w:ascii="Times New Roman" w:hAnsi="Times New Roman"/>
    </w:rPr>
  </w:style>
  <w:style w:type="character" w:customStyle="1" w:styleId="Texto2CarCarCar">
    <w:name w:val="Texto2 Car Car Car"/>
    <w:basedOn w:val="Fuentedeprrafopredeter"/>
    <w:link w:val="Texto2CarCar"/>
    <w:rsid w:val="00CC2C47"/>
    <w:rPr>
      <w:sz w:val="24"/>
      <w:lang w:val="es-ES_tradnl"/>
    </w:rPr>
  </w:style>
  <w:style w:type="character" w:customStyle="1" w:styleId="hps">
    <w:name w:val="hps"/>
    <w:basedOn w:val="Fuentedeprrafopredeter"/>
    <w:rsid w:val="00163D90"/>
  </w:style>
</w:styles>
</file>

<file path=word/webSettings.xml><?xml version="1.0" encoding="utf-8"?>
<w:webSettings xmlns:r="http://schemas.openxmlformats.org/officeDocument/2006/relationships" xmlns:w="http://schemas.openxmlformats.org/wordprocessingml/2006/main">
  <w:divs>
    <w:div w:id="20323058">
      <w:bodyDiv w:val="1"/>
      <w:marLeft w:val="0"/>
      <w:marRight w:val="0"/>
      <w:marTop w:val="0"/>
      <w:marBottom w:val="0"/>
      <w:divBdr>
        <w:top w:val="none" w:sz="0" w:space="0" w:color="auto"/>
        <w:left w:val="none" w:sz="0" w:space="0" w:color="auto"/>
        <w:bottom w:val="none" w:sz="0" w:space="0" w:color="auto"/>
        <w:right w:val="none" w:sz="0" w:space="0" w:color="auto"/>
      </w:divBdr>
    </w:div>
    <w:div w:id="41057151">
      <w:bodyDiv w:val="1"/>
      <w:marLeft w:val="0"/>
      <w:marRight w:val="0"/>
      <w:marTop w:val="0"/>
      <w:marBottom w:val="0"/>
      <w:divBdr>
        <w:top w:val="none" w:sz="0" w:space="0" w:color="auto"/>
        <w:left w:val="none" w:sz="0" w:space="0" w:color="auto"/>
        <w:bottom w:val="none" w:sz="0" w:space="0" w:color="auto"/>
        <w:right w:val="none" w:sz="0" w:space="0" w:color="auto"/>
      </w:divBdr>
    </w:div>
    <w:div w:id="721440480">
      <w:bodyDiv w:val="1"/>
      <w:marLeft w:val="0"/>
      <w:marRight w:val="0"/>
      <w:marTop w:val="0"/>
      <w:marBottom w:val="0"/>
      <w:divBdr>
        <w:top w:val="none" w:sz="0" w:space="0" w:color="auto"/>
        <w:left w:val="none" w:sz="0" w:space="0" w:color="auto"/>
        <w:bottom w:val="none" w:sz="0" w:space="0" w:color="auto"/>
        <w:right w:val="none" w:sz="0" w:space="0" w:color="auto"/>
      </w:divBdr>
    </w:div>
    <w:div w:id="773743117">
      <w:bodyDiv w:val="1"/>
      <w:marLeft w:val="0"/>
      <w:marRight w:val="0"/>
      <w:marTop w:val="0"/>
      <w:marBottom w:val="0"/>
      <w:divBdr>
        <w:top w:val="none" w:sz="0" w:space="0" w:color="auto"/>
        <w:left w:val="none" w:sz="0" w:space="0" w:color="auto"/>
        <w:bottom w:val="none" w:sz="0" w:space="0" w:color="auto"/>
        <w:right w:val="none" w:sz="0" w:space="0" w:color="auto"/>
      </w:divBdr>
    </w:div>
    <w:div w:id="995843378">
      <w:bodyDiv w:val="1"/>
      <w:marLeft w:val="0"/>
      <w:marRight w:val="0"/>
      <w:marTop w:val="0"/>
      <w:marBottom w:val="0"/>
      <w:divBdr>
        <w:top w:val="none" w:sz="0" w:space="0" w:color="auto"/>
        <w:left w:val="none" w:sz="0" w:space="0" w:color="auto"/>
        <w:bottom w:val="none" w:sz="0" w:space="0" w:color="auto"/>
        <w:right w:val="none" w:sz="0" w:space="0" w:color="auto"/>
      </w:divBdr>
    </w:div>
    <w:div w:id="1047340142">
      <w:bodyDiv w:val="1"/>
      <w:marLeft w:val="0"/>
      <w:marRight w:val="0"/>
      <w:marTop w:val="0"/>
      <w:marBottom w:val="0"/>
      <w:divBdr>
        <w:top w:val="none" w:sz="0" w:space="0" w:color="auto"/>
        <w:left w:val="none" w:sz="0" w:space="0" w:color="auto"/>
        <w:bottom w:val="none" w:sz="0" w:space="0" w:color="auto"/>
        <w:right w:val="none" w:sz="0" w:space="0" w:color="auto"/>
      </w:divBdr>
    </w:div>
    <w:div w:id="1087119329">
      <w:bodyDiv w:val="1"/>
      <w:marLeft w:val="0"/>
      <w:marRight w:val="0"/>
      <w:marTop w:val="0"/>
      <w:marBottom w:val="0"/>
      <w:divBdr>
        <w:top w:val="none" w:sz="0" w:space="0" w:color="auto"/>
        <w:left w:val="none" w:sz="0" w:space="0" w:color="auto"/>
        <w:bottom w:val="none" w:sz="0" w:space="0" w:color="auto"/>
        <w:right w:val="none" w:sz="0" w:space="0" w:color="auto"/>
      </w:divBdr>
    </w:div>
    <w:div w:id="1273247429">
      <w:bodyDiv w:val="1"/>
      <w:marLeft w:val="0"/>
      <w:marRight w:val="0"/>
      <w:marTop w:val="0"/>
      <w:marBottom w:val="0"/>
      <w:divBdr>
        <w:top w:val="none" w:sz="0" w:space="0" w:color="auto"/>
        <w:left w:val="none" w:sz="0" w:space="0" w:color="auto"/>
        <w:bottom w:val="none" w:sz="0" w:space="0" w:color="auto"/>
        <w:right w:val="none" w:sz="0" w:space="0" w:color="auto"/>
      </w:divBdr>
    </w:div>
    <w:div w:id="1329334222">
      <w:bodyDiv w:val="1"/>
      <w:marLeft w:val="0"/>
      <w:marRight w:val="0"/>
      <w:marTop w:val="0"/>
      <w:marBottom w:val="0"/>
      <w:divBdr>
        <w:top w:val="none" w:sz="0" w:space="0" w:color="auto"/>
        <w:left w:val="none" w:sz="0" w:space="0" w:color="auto"/>
        <w:bottom w:val="none" w:sz="0" w:space="0" w:color="auto"/>
        <w:right w:val="none" w:sz="0" w:space="0" w:color="auto"/>
      </w:divBdr>
    </w:div>
    <w:div w:id="1487162645">
      <w:bodyDiv w:val="1"/>
      <w:marLeft w:val="0"/>
      <w:marRight w:val="0"/>
      <w:marTop w:val="0"/>
      <w:marBottom w:val="0"/>
      <w:divBdr>
        <w:top w:val="none" w:sz="0" w:space="0" w:color="auto"/>
        <w:left w:val="none" w:sz="0" w:space="0" w:color="auto"/>
        <w:bottom w:val="none" w:sz="0" w:space="0" w:color="auto"/>
        <w:right w:val="none" w:sz="0" w:space="0" w:color="auto"/>
      </w:divBdr>
    </w:div>
    <w:div w:id="1722362457">
      <w:bodyDiv w:val="1"/>
      <w:marLeft w:val="0"/>
      <w:marRight w:val="0"/>
      <w:marTop w:val="0"/>
      <w:marBottom w:val="0"/>
      <w:divBdr>
        <w:top w:val="none" w:sz="0" w:space="0" w:color="auto"/>
        <w:left w:val="none" w:sz="0" w:space="0" w:color="auto"/>
        <w:bottom w:val="none" w:sz="0" w:space="0" w:color="auto"/>
        <w:right w:val="none" w:sz="0" w:space="0" w:color="auto"/>
      </w:divBdr>
    </w:div>
    <w:div w:id="212992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ngetea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www.ingetea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265C57-0DD0-47B7-99E6-50EEEEA64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5</Pages>
  <Words>3411</Words>
  <Characters>18765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OFERTA TÉCNICO - ECONÓMICA</vt:lpstr>
    </vt:vector>
  </TitlesOfParts>
  <Company>-</Company>
  <LinksUpToDate>false</LinksUpToDate>
  <CharactersWithSpaces>22132</CharactersWithSpaces>
  <SharedDoc>false</SharedDoc>
  <HLinks>
    <vt:vector size="12" baseType="variant">
      <vt:variant>
        <vt:i4>6160477</vt:i4>
      </vt:variant>
      <vt:variant>
        <vt:i4>3</vt:i4>
      </vt:variant>
      <vt:variant>
        <vt:i4>0</vt:i4>
      </vt:variant>
      <vt:variant>
        <vt:i4>5</vt:i4>
      </vt:variant>
      <vt:variant>
        <vt:lpwstr>http://www.ingeteam.com/</vt:lpwstr>
      </vt:variant>
      <vt:variant>
        <vt:lpwstr/>
      </vt:variant>
      <vt:variant>
        <vt:i4>6160477</vt:i4>
      </vt:variant>
      <vt:variant>
        <vt:i4>0</vt:i4>
      </vt:variant>
      <vt:variant>
        <vt:i4>0</vt:i4>
      </vt:variant>
      <vt:variant>
        <vt:i4>5</vt:i4>
      </vt:variant>
      <vt:variant>
        <vt:lpwstr>http://www.ingeteam.com/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OFERTA TÉCNICO - ECONÓMICA</dc:title>
  <dc:subject/>
  <dc:creator>inunez</dc:creator>
  <cp:keywords/>
  <cp:lastModifiedBy>Vanesa V.R.G.. Martinez Garcia</cp:lastModifiedBy>
  <cp:revision>20</cp:revision>
  <cp:lastPrinted>2013-02-21T10:38:00Z</cp:lastPrinted>
  <dcterms:created xsi:type="dcterms:W3CDTF">2014-04-08T15:20:00Z</dcterms:created>
  <dcterms:modified xsi:type="dcterms:W3CDTF">2015-03-16T14:34:00Z</dcterms:modified>
</cp:coreProperties>
</file>